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5CC09" w14:textId="10C5F4BE" w:rsidR="000A2E2E" w:rsidRPr="008425B4" w:rsidRDefault="00283E80">
      <w:pPr>
        <w:tabs>
          <w:tab w:val="left" w:pos="8460"/>
        </w:tabs>
        <w:spacing w:line="312" w:lineRule="auto"/>
        <w:jc w:val="center"/>
        <w:rPr>
          <w:sz w:val="14"/>
          <w:szCs w:val="14"/>
        </w:rPr>
      </w:pPr>
      <w:r w:rsidRPr="008425B4"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hidden="0" allowOverlap="1" wp14:anchorId="60A786F0" wp14:editId="5903E51A">
                <wp:simplePos x="0" y="0"/>
                <wp:positionH relativeFrom="column">
                  <wp:posOffset>-219075</wp:posOffset>
                </wp:positionH>
                <wp:positionV relativeFrom="paragraph">
                  <wp:posOffset>-1270</wp:posOffset>
                </wp:positionV>
                <wp:extent cx="6115050" cy="9315450"/>
                <wp:effectExtent l="19050" t="19050" r="38100" b="38100"/>
                <wp:wrapNone/>
                <wp:docPr id="6" name="Hình chữ nhậ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050" cy="9315450"/>
                        </a:xfrm>
                        <a:prstGeom prst="rect">
                          <a:avLst/>
                        </a:prstGeom>
                        <a:noFill/>
                        <a:ln w="57150" cap="flat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FC87005" w14:textId="67589A9C" w:rsidR="000A2E2E" w:rsidRDefault="00283E80">
                            <w:pPr>
                              <w:textDirection w:val="btLr"/>
                            </w:pPr>
                            <w:r>
                              <w:t xml:space="preserve">        </w:t>
                            </w:r>
                          </w:p>
                          <w:p w14:paraId="43B52998" w14:textId="77777777" w:rsidR="00283E80" w:rsidRDefault="00283E80"/>
                          <w:p w14:paraId="75F3638C" w14:textId="77777777" w:rsidR="00283E80" w:rsidRDefault="00283E80"/>
                          <w:p w14:paraId="4D303BCC" w14:textId="77777777" w:rsidR="00283E80" w:rsidRDefault="00283E80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786F0" id="Hình chữ nhật 6" o:spid="_x0000_s1026" style="position:absolute;left:0;text-align:left;margin-left:-17.25pt;margin-top:-.1pt;width:481.5pt;height:733.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" filled="f" strokeweight="4.5pt">
                <v:stroke startarrowwidth="narrow" startarrowlength="short" endarrowwidth="narrow" endarrowlength="short" linestyle="thickThin"/>
                <v:textbox inset="2.53958mm,2.53958mm,2.53958mm,2.53958mm">
                  <w:txbxContent>
                    <w:p w14:paraId="5FC87005" w14:textId="67589A9C" w:rsidR="000A2E2E" w:rsidRDefault="00283E80">
                      <w:pPr>
                        <w:textDirection w:val="btLr"/>
                      </w:pPr>
                      <w:r>
                        <w:t xml:space="preserve">        </w:t>
                      </w:r>
                    </w:p>
                    <w:p w14:paraId="43B52998" w14:textId="77777777" w:rsidR="00283E80" w:rsidRDefault="00283E80"/>
                    <w:p w14:paraId="75F3638C" w14:textId="77777777" w:rsidR="00283E80" w:rsidRDefault="00283E80"/>
                    <w:p w14:paraId="4D303BCC" w14:textId="77777777" w:rsidR="00283E80" w:rsidRDefault="00283E80"/>
                  </w:txbxContent>
                </v:textbox>
              </v:rect>
            </w:pict>
          </mc:Fallback>
        </mc:AlternateContent>
      </w:r>
    </w:p>
    <w:p w14:paraId="15112441" w14:textId="77777777" w:rsidR="000A2E2E" w:rsidRPr="008425B4" w:rsidRDefault="000A2E2E">
      <w:pPr>
        <w:spacing w:line="312" w:lineRule="auto"/>
        <w:jc w:val="center"/>
        <w:rPr>
          <w:b/>
          <w:smallCaps/>
          <w:color w:val="000000"/>
          <w:sz w:val="34"/>
          <w:szCs w:val="34"/>
        </w:rPr>
      </w:pPr>
    </w:p>
    <w:p w14:paraId="4DA880D1" w14:textId="7AFB2BA3" w:rsidR="000A2E2E" w:rsidRPr="008425B4" w:rsidRDefault="00E22632">
      <w:pPr>
        <w:spacing w:line="312" w:lineRule="auto"/>
        <w:jc w:val="center"/>
        <w:rPr>
          <w:smallCaps/>
          <w:color w:val="000000"/>
          <w:sz w:val="32"/>
          <w:szCs w:val="32"/>
        </w:rPr>
      </w:pPr>
      <w:r w:rsidRPr="008425B4">
        <w:rPr>
          <w:smallCaps/>
          <w:color w:val="000000"/>
          <w:sz w:val="34"/>
          <w:szCs w:val="34"/>
        </w:rPr>
        <w:t>ỦY BAN NHÂN DÂN TP. HỒ CHÍ MINH</w:t>
      </w:r>
    </w:p>
    <w:p w14:paraId="5462BC66" w14:textId="0158DBD9" w:rsidR="000A2E2E" w:rsidRPr="008425B4" w:rsidRDefault="00E22632">
      <w:pPr>
        <w:pStyle w:val="Heading4"/>
        <w:spacing w:line="312" w:lineRule="auto"/>
        <w:jc w:val="center"/>
        <w:rPr>
          <w:b w:val="0"/>
          <w:sz w:val="34"/>
          <w:szCs w:val="34"/>
        </w:rPr>
      </w:pPr>
      <w:bookmarkStart w:id="0" w:name="_Toc135695246"/>
      <w:bookmarkStart w:id="1" w:name="_Toc135695335"/>
      <w:r w:rsidRPr="008425B4">
        <w:rPr>
          <w:b w:val="0"/>
          <w:sz w:val="34"/>
          <w:szCs w:val="34"/>
        </w:rPr>
        <w:t>TRƯỜNG ĐẠI HỌC SÀI GÒN</w:t>
      </w:r>
      <w:bookmarkEnd w:id="0"/>
      <w:bookmarkEnd w:id="1"/>
    </w:p>
    <w:bookmarkStart w:id="2" w:name="_Toc135695247"/>
    <w:bookmarkStart w:id="3" w:name="_Toc135695336"/>
    <w:p w14:paraId="6AE2732A" w14:textId="24E8939F" w:rsidR="000A2E2E" w:rsidRPr="008425B4" w:rsidRDefault="00E22632">
      <w:pPr>
        <w:pStyle w:val="Heading4"/>
        <w:spacing w:line="312" w:lineRule="auto"/>
        <w:rPr>
          <w:b w:val="0"/>
          <w:sz w:val="34"/>
          <w:szCs w:val="34"/>
        </w:rPr>
      </w:pPr>
      <w:r w:rsidRPr="008425B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AA42EE8" wp14:editId="6F6F1F09">
                <wp:simplePos x="0" y="0"/>
                <wp:positionH relativeFrom="column">
                  <wp:posOffset>2171700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7" name="Đường kết nối Mũi tên Thẳ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86528" y="3780000"/>
                          <a:ext cx="171894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6452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7" o:spid="_x0000_s1026" type="#_x0000_t32" style="position:absolute;margin-left:171pt;margin-top:0;width:0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"/>
            </w:pict>
          </mc:Fallback>
        </mc:AlternateContent>
      </w:r>
      <w:bookmarkEnd w:id="2"/>
      <w:bookmarkEnd w:id="3"/>
    </w:p>
    <w:p w14:paraId="0C68F17F" w14:textId="6EA77FDE" w:rsidR="000A2E2E" w:rsidRPr="008425B4" w:rsidRDefault="000A2E2E">
      <w:pPr>
        <w:spacing w:line="312" w:lineRule="auto"/>
        <w:jc w:val="center"/>
        <w:rPr>
          <w:b/>
          <w:i/>
          <w:smallCaps/>
          <w:color w:val="000000"/>
          <w:sz w:val="34"/>
          <w:szCs w:val="34"/>
        </w:rPr>
      </w:pPr>
    </w:p>
    <w:p w14:paraId="31054385" w14:textId="77777777" w:rsidR="000A2E2E" w:rsidRPr="008425B4" w:rsidRDefault="000A2E2E">
      <w:pPr>
        <w:pStyle w:val="Heading1"/>
        <w:spacing w:before="100" w:after="100"/>
        <w:rPr>
          <w:b w:val="0"/>
          <w:color w:val="000000"/>
          <w:sz w:val="36"/>
          <w:szCs w:val="36"/>
        </w:rPr>
      </w:pPr>
    </w:p>
    <w:p w14:paraId="31FC0981" w14:textId="77777777" w:rsidR="000A2E2E" w:rsidRPr="008425B4" w:rsidRDefault="00E22632">
      <w:pPr>
        <w:pStyle w:val="Heading1"/>
        <w:spacing w:before="100" w:after="100"/>
        <w:rPr>
          <w:color w:val="000000"/>
          <w:sz w:val="32"/>
          <w:szCs w:val="32"/>
        </w:rPr>
      </w:pPr>
      <w:bookmarkStart w:id="4" w:name="_Toc135695248"/>
      <w:bookmarkStart w:id="5" w:name="_Toc135695337"/>
      <w:r w:rsidRPr="008425B4">
        <w:rPr>
          <w:color w:val="000000"/>
          <w:sz w:val="32"/>
          <w:szCs w:val="32"/>
        </w:rPr>
        <w:t>HUỲNH GIA HÂN</w:t>
      </w:r>
      <w:bookmarkEnd w:id="4"/>
      <w:bookmarkEnd w:id="5"/>
    </w:p>
    <w:p w14:paraId="2D055894" w14:textId="77777777" w:rsidR="000A2E2E" w:rsidRPr="008425B4" w:rsidRDefault="00E22632">
      <w:pPr>
        <w:jc w:val="center"/>
        <w:rPr>
          <w:b/>
          <w:sz w:val="32"/>
          <w:szCs w:val="32"/>
        </w:rPr>
      </w:pPr>
      <w:r w:rsidRPr="008425B4">
        <w:rPr>
          <w:b/>
          <w:sz w:val="32"/>
          <w:szCs w:val="32"/>
        </w:rPr>
        <w:t>LÂM QUỐC PHÚ</w:t>
      </w:r>
    </w:p>
    <w:p w14:paraId="412400E1" w14:textId="77777777" w:rsidR="000A2E2E" w:rsidRPr="008425B4" w:rsidRDefault="000A2E2E">
      <w:pPr>
        <w:spacing w:line="312" w:lineRule="auto"/>
        <w:jc w:val="center"/>
        <w:rPr>
          <w:i/>
          <w:smallCaps/>
          <w:color w:val="000000"/>
          <w:sz w:val="22"/>
          <w:szCs w:val="22"/>
        </w:rPr>
      </w:pPr>
    </w:p>
    <w:p w14:paraId="1D428CC9" w14:textId="77777777" w:rsidR="000A2E2E" w:rsidRPr="008425B4" w:rsidRDefault="000A2E2E">
      <w:pPr>
        <w:spacing w:line="312" w:lineRule="auto"/>
        <w:jc w:val="center"/>
        <w:rPr>
          <w:b/>
          <w:sz w:val="40"/>
          <w:szCs w:val="40"/>
        </w:rPr>
      </w:pPr>
    </w:p>
    <w:p w14:paraId="1D1FB4B7" w14:textId="77777777" w:rsidR="000A2E2E" w:rsidRPr="008425B4" w:rsidRDefault="00E22632">
      <w:pPr>
        <w:spacing w:line="312" w:lineRule="auto"/>
        <w:jc w:val="center"/>
        <w:rPr>
          <w:b/>
          <w:sz w:val="40"/>
          <w:szCs w:val="40"/>
        </w:rPr>
      </w:pPr>
      <w:r w:rsidRPr="008425B4">
        <w:rPr>
          <w:b/>
          <w:sz w:val="40"/>
          <w:szCs w:val="40"/>
        </w:rPr>
        <w:t>ỨNG DỤNG AI TRONG PHÂN LOẠI CÀ CHUA</w:t>
      </w:r>
    </w:p>
    <w:p w14:paraId="6464A513" w14:textId="77777777" w:rsidR="000A2E2E" w:rsidRPr="008425B4" w:rsidRDefault="000A2E2E">
      <w:pPr>
        <w:spacing w:line="312" w:lineRule="auto"/>
        <w:jc w:val="center"/>
        <w:rPr>
          <w:i/>
          <w:smallCaps/>
          <w:color w:val="000000"/>
          <w:sz w:val="40"/>
          <w:szCs w:val="40"/>
        </w:rPr>
      </w:pPr>
    </w:p>
    <w:p w14:paraId="041DA685" w14:textId="77777777" w:rsidR="000A2E2E" w:rsidRPr="008425B4" w:rsidRDefault="000A2E2E">
      <w:pPr>
        <w:spacing w:line="312" w:lineRule="auto"/>
        <w:jc w:val="center"/>
        <w:rPr>
          <w:i/>
          <w:smallCaps/>
          <w:color w:val="000000"/>
          <w:sz w:val="80"/>
          <w:szCs w:val="80"/>
        </w:rPr>
      </w:pPr>
    </w:p>
    <w:p w14:paraId="0089DCEA" w14:textId="77777777" w:rsidR="000A2E2E" w:rsidRPr="008425B4" w:rsidRDefault="000A2E2E">
      <w:pPr>
        <w:spacing w:line="312" w:lineRule="auto"/>
        <w:jc w:val="center"/>
        <w:rPr>
          <w:i/>
          <w:smallCaps/>
          <w:color w:val="000000"/>
          <w:sz w:val="34"/>
          <w:szCs w:val="34"/>
        </w:rPr>
      </w:pPr>
    </w:p>
    <w:p w14:paraId="43ECB102" w14:textId="77777777" w:rsidR="000A2E2E" w:rsidRPr="008425B4" w:rsidRDefault="00E22632">
      <w:pPr>
        <w:pStyle w:val="Heading6"/>
        <w:spacing w:line="312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8425B4">
        <w:rPr>
          <w:rFonts w:ascii="Times New Roman" w:eastAsia="Times New Roman" w:hAnsi="Times New Roman" w:cs="Times New Roman"/>
          <w:b/>
        </w:rPr>
        <w:t>KHÓA LUẬN TỐT NGHIỆP</w:t>
      </w:r>
    </w:p>
    <w:p w14:paraId="6A4F75D0" w14:textId="77777777" w:rsidR="000A2E2E" w:rsidRPr="008425B4" w:rsidRDefault="000A2E2E">
      <w:pPr>
        <w:spacing w:line="312" w:lineRule="auto"/>
        <w:jc w:val="center"/>
        <w:rPr>
          <w:i/>
        </w:rPr>
      </w:pPr>
    </w:p>
    <w:p w14:paraId="05679AF0" w14:textId="77777777" w:rsidR="000A2E2E" w:rsidRPr="008425B4" w:rsidRDefault="00E22632">
      <w:pPr>
        <w:spacing w:before="100" w:after="100" w:line="312" w:lineRule="auto"/>
        <w:ind w:left="203"/>
        <w:jc w:val="center"/>
        <w:rPr>
          <w:b/>
          <w:smallCaps/>
          <w:color w:val="000000"/>
        </w:rPr>
      </w:pPr>
      <w:r w:rsidRPr="008425B4">
        <w:rPr>
          <w:b/>
          <w:smallCaps/>
          <w:color w:val="000000"/>
        </w:rPr>
        <w:t>NGÀNH: CÔNG NGHỆ THÔNG TIN</w:t>
      </w:r>
    </w:p>
    <w:p w14:paraId="72AF8BA7" w14:textId="77777777" w:rsidR="000A2E2E" w:rsidRPr="008425B4" w:rsidRDefault="00E22632">
      <w:pPr>
        <w:spacing w:before="100" w:after="100" w:line="312" w:lineRule="auto"/>
        <w:ind w:left="203"/>
        <w:jc w:val="center"/>
        <w:rPr>
          <w:b/>
          <w:smallCaps/>
          <w:color w:val="000000"/>
        </w:rPr>
      </w:pPr>
      <w:r w:rsidRPr="008425B4">
        <w:rPr>
          <w:b/>
          <w:smallCaps/>
          <w:color w:val="000000"/>
        </w:rPr>
        <w:t>TRÌNH ĐỘ ĐÀO TẠO: ĐẠI HỌC</w:t>
      </w:r>
    </w:p>
    <w:p w14:paraId="538D74C9" w14:textId="77777777" w:rsidR="000A2E2E" w:rsidRPr="008425B4" w:rsidRDefault="000A2E2E">
      <w:pPr>
        <w:spacing w:line="312" w:lineRule="auto"/>
        <w:ind w:left="3305" w:firstLine="1015"/>
        <w:jc w:val="both"/>
        <w:rPr>
          <w:b/>
          <w:i/>
          <w:color w:val="000000"/>
          <w:sz w:val="36"/>
          <w:szCs w:val="36"/>
        </w:rPr>
      </w:pPr>
    </w:p>
    <w:p w14:paraId="74C62B3E" w14:textId="77777777" w:rsidR="000A2E2E" w:rsidRPr="008425B4" w:rsidRDefault="000A2E2E">
      <w:pPr>
        <w:spacing w:line="312" w:lineRule="auto"/>
        <w:ind w:left="3305" w:firstLine="1015"/>
        <w:jc w:val="both"/>
        <w:rPr>
          <w:b/>
          <w:i/>
          <w:color w:val="000000"/>
          <w:sz w:val="36"/>
          <w:szCs w:val="36"/>
        </w:rPr>
      </w:pPr>
    </w:p>
    <w:p w14:paraId="51A30CC4" w14:textId="77777777" w:rsidR="000A2E2E" w:rsidRPr="008425B4" w:rsidRDefault="000A2E2E">
      <w:pPr>
        <w:tabs>
          <w:tab w:val="left" w:pos="1080"/>
        </w:tabs>
        <w:spacing w:line="312" w:lineRule="auto"/>
        <w:jc w:val="center"/>
        <w:rPr>
          <w:smallCaps/>
          <w:color w:val="000000"/>
          <w:sz w:val="22"/>
          <w:szCs w:val="22"/>
        </w:rPr>
      </w:pPr>
      <w:bookmarkStart w:id="6" w:name="_heading=h.1ksv4uv" w:colFirst="0" w:colLast="0"/>
      <w:bookmarkEnd w:id="6"/>
    </w:p>
    <w:p w14:paraId="772D92A4" w14:textId="77777777" w:rsidR="000A2E2E" w:rsidRPr="008425B4" w:rsidRDefault="000A2E2E">
      <w:pPr>
        <w:tabs>
          <w:tab w:val="left" w:pos="1080"/>
        </w:tabs>
        <w:spacing w:line="312" w:lineRule="auto"/>
        <w:jc w:val="center"/>
        <w:rPr>
          <w:smallCaps/>
          <w:color w:val="000000"/>
          <w:sz w:val="22"/>
          <w:szCs w:val="22"/>
        </w:rPr>
      </w:pPr>
    </w:p>
    <w:p w14:paraId="2A5F9CCF" w14:textId="77777777" w:rsidR="000A2E2E" w:rsidRPr="008425B4" w:rsidRDefault="000A2E2E">
      <w:pPr>
        <w:spacing w:line="312" w:lineRule="auto"/>
      </w:pPr>
    </w:p>
    <w:p w14:paraId="310F7529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90E7612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AD451A6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E4D4797" w14:textId="77777777" w:rsidR="000A2E2E" w:rsidRPr="008425B4" w:rsidRDefault="00E22632">
      <w:pPr>
        <w:spacing w:line="312" w:lineRule="auto"/>
        <w:jc w:val="center"/>
        <w:rPr>
          <w:b/>
          <w:sz w:val="28"/>
          <w:szCs w:val="28"/>
        </w:rPr>
      </w:pPr>
      <w:r w:rsidRPr="008425B4">
        <w:rPr>
          <w:b/>
          <w:sz w:val="28"/>
          <w:szCs w:val="28"/>
        </w:rPr>
        <w:t xml:space="preserve">TP. HỒ CHÍ MINH, THÁNG 05 </w:t>
      </w:r>
      <w:r w:rsidRPr="008425B4">
        <w:rPr>
          <w:b/>
          <w:sz w:val="28"/>
          <w:szCs w:val="28"/>
        </w:rPr>
        <w:t>NĂM 2023.</w:t>
      </w:r>
    </w:p>
    <w:p w14:paraId="35C0301E" w14:textId="77777777" w:rsidR="000A2E2E" w:rsidRPr="008425B4" w:rsidRDefault="000A2E2E">
      <w:pPr>
        <w:rPr>
          <w:smallCaps/>
          <w:sz w:val="34"/>
          <w:szCs w:val="34"/>
        </w:rPr>
      </w:pPr>
    </w:p>
    <w:p w14:paraId="1E18F4A5" w14:textId="2EA9D09F" w:rsidR="00283E80" w:rsidRDefault="00E22632">
      <w:r w:rsidRPr="008425B4">
        <w:br w:type="page"/>
      </w:r>
    </w:p>
    <w:p w14:paraId="206B1E5D" w14:textId="77777777" w:rsidR="00283E80" w:rsidRDefault="00283E80"/>
    <w:p w14:paraId="3786EE87" w14:textId="77777777" w:rsidR="00283E80" w:rsidRPr="008425B4" w:rsidRDefault="00283E80" w:rsidP="00283E80">
      <w:pPr>
        <w:tabs>
          <w:tab w:val="left" w:pos="8460"/>
        </w:tabs>
        <w:spacing w:line="312" w:lineRule="auto"/>
        <w:jc w:val="center"/>
        <w:rPr>
          <w:sz w:val="14"/>
          <w:szCs w:val="14"/>
        </w:rPr>
      </w:pPr>
      <w:r w:rsidRPr="008425B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A755DFF" wp14:editId="03A40324">
                <wp:simplePos x="0" y="0"/>
                <wp:positionH relativeFrom="column">
                  <wp:posOffset>-219074</wp:posOffset>
                </wp:positionH>
                <wp:positionV relativeFrom="paragraph">
                  <wp:posOffset>0</wp:posOffset>
                </wp:positionV>
                <wp:extent cx="6115050" cy="9315450"/>
                <wp:effectExtent l="0" t="0" r="0" b="0"/>
                <wp:wrapNone/>
                <wp:docPr id="1839305767" name="Hình chữ nhật 1839305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17050" y="0"/>
                          <a:ext cx="6057900" cy="7560000"/>
                        </a:xfrm>
                        <a:prstGeom prst="rect">
                          <a:avLst/>
                        </a:prstGeom>
                        <a:noFill/>
                        <a:ln w="57150" cap="flat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21060E" w14:textId="77777777" w:rsidR="00283E80" w:rsidRDefault="00283E80" w:rsidP="00283E80">
                            <w:pPr>
                              <w:textDirection w:val="btLr"/>
                            </w:pPr>
                          </w:p>
                          <w:p w14:paraId="64F0C30B" w14:textId="77777777" w:rsidR="00283E80" w:rsidRDefault="00283E80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755DFF" id="Hình chữ nhật 1839305767" o:spid="_x0000_s1027" style="position:absolute;left:0;text-align:left;margin-left:-17.25pt;margin-top:0;width:481.5pt;height:73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" filled="f" strokeweight="4.5pt">
                <v:stroke startarrowwidth="narrow" startarrowlength="short" endarrowwidth="narrow" endarrowlength="short" linestyle="thickThin"/>
                <v:textbox inset="2.53958mm,2.53958mm,2.53958mm,2.53958mm">
                  <w:txbxContent>
                    <w:p w14:paraId="4A21060E" w14:textId="77777777" w:rsidR="00283E80" w:rsidRDefault="00283E80" w:rsidP="00283E80">
                      <w:pPr>
                        <w:textDirection w:val="btLr"/>
                      </w:pPr>
                    </w:p>
                    <w:p w14:paraId="64F0C30B" w14:textId="77777777" w:rsidR="00283E80" w:rsidRDefault="00283E80"/>
                  </w:txbxContent>
                </v:textbox>
              </v:rect>
            </w:pict>
          </mc:Fallback>
        </mc:AlternateContent>
      </w:r>
    </w:p>
    <w:p w14:paraId="4E7989FB" w14:textId="77777777" w:rsidR="00283E80" w:rsidRPr="008425B4" w:rsidRDefault="00283E80" w:rsidP="00283E80">
      <w:pPr>
        <w:spacing w:line="312" w:lineRule="auto"/>
        <w:jc w:val="center"/>
        <w:rPr>
          <w:b/>
          <w:smallCaps/>
          <w:color w:val="000000"/>
          <w:sz w:val="34"/>
          <w:szCs w:val="34"/>
        </w:rPr>
      </w:pPr>
    </w:p>
    <w:p w14:paraId="27AF5354" w14:textId="77777777" w:rsidR="00283E80" w:rsidRPr="008425B4" w:rsidRDefault="00283E80" w:rsidP="00283E80">
      <w:pPr>
        <w:spacing w:line="312" w:lineRule="auto"/>
        <w:jc w:val="center"/>
        <w:rPr>
          <w:smallCaps/>
          <w:color w:val="000000"/>
          <w:sz w:val="32"/>
          <w:szCs w:val="32"/>
        </w:rPr>
      </w:pPr>
      <w:r w:rsidRPr="008425B4">
        <w:rPr>
          <w:smallCaps/>
          <w:color w:val="000000"/>
          <w:sz w:val="34"/>
          <w:szCs w:val="34"/>
        </w:rPr>
        <w:t>ỦY BAN NHÂN DÂN TP. HỒ CHÍ MINH</w:t>
      </w:r>
    </w:p>
    <w:p w14:paraId="0C1C7BA2" w14:textId="77777777" w:rsidR="00283E80" w:rsidRPr="008425B4" w:rsidRDefault="00283E80" w:rsidP="00283E80">
      <w:pPr>
        <w:pStyle w:val="Heading4"/>
        <w:spacing w:line="312" w:lineRule="auto"/>
        <w:jc w:val="center"/>
        <w:rPr>
          <w:b w:val="0"/>
          <w:sz w:val="34"/>
          <w:szCs w:val="34"/>
        </w:rPr>
      </w:pPr>
      <w:r w:rsidRPr="008425B4">
        <w:rPr>
          <w:b w:val="0"/>
          <w:sz w:val="34"/>
          <w:szCs w:val="34"/>
        </w:rPr>
        <w:t>TRƯỜNG ĐẠI HỌC SÀI GÒN</w:t>
      </w:r>
    </w:p>
    <w:p w14:paraId="3BBFBF95" w14:textId="77777777" w:rsidR="00283E80" w:rsidRPr="008425B4" w:rsidRDefault="00283E80" w:rsidP="00283E80">
      <w:pPr>
        <w:pStyle w:val="Heading4"/>
        <w:spacing w:line="312" w:lineRule="auto"/>
        <w:rPr>
          <w:b w:val="0"/>
          <w:sz w:val="34"/>
          <w:szCs w:val="34"/>
        </w:rPr>
      </w:pPr>
      <w:r w:rsidRPr="008425B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619358C" wp14:editId="502821E9">
                <wp:simplePos x="0" y="0"/>
                <wp:positionH relativeFrom="column">
                  <wp:posOffset>2171700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529843132" name="Đường kết nối Mũi tên Thẳng 1529843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86528" y="3780000"/>
                          <a:ext cx="171894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F1A9F" id="Đường kết nối Mũi tên Thẳng 1529843132" o:spid="_x0000_s1026" type="#_x0000_t32" style="position:absolute;margin-left:171pt;margin-top:0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"/>
            </w:pict>
          </mc:Fallback>
        </mc:AlternateContent>
      </w:r>
    </w:p>
    <w:p w14:paraId="462586C7" w14:textId="77777777" w:rsidR="00283E80" w:rsidRPr="008425B4" w:rsidRDefault="00283E80" w:rsidP="00283E80">
      <w:pPr>
        <w:spacing w:line="312" w:lineRule="auto"/>
        <w:jc w:val="center"/>
        <w:rPr>
          <w:b/>
          <w:i/>
          <w:smallCaps/>
          <w:color w:val="000000"/>
          <w:sz w:val="34"/>
          <w:szCs w:val="34"/>
        </w:rPr>
      </w:pPr>
    </w:p>
    <w:p w14:paraId="28B05D5B" w14:textId="77777777" w:rsidR="00283E80" w:rsidRPr="008425B4" w:rsidRDefault="00283E80" w:rsidP="00283E80">
      <w:pPr>
        <w:pStyle w:val="Heading1"/>
        <w:spacing w:before="100" w:after="100"/>
        <w:rPr>
          <w:b w:val="0"/>
          <w:color w:val="000000"/>
          <w:sz w:val="36"/>
          <w:szCs w:val="36"/>
        </w:rPr>
      </w:pPr>
    </w:p>
    <w:p w14:paraId="10FA3677" w14:textId="77777777" w:rsidR="00283E80" w:rsidRPr="008425B4" w:rsidRDefault="00283E80" w:rsidP="00283E80">
      <w:pPr>
        <w:pStyle w:val="Heading1"/>
        <w:spacing w:before="100" w:after="100"/>
        <w:rPr>
          <w:color w:val="000000"/>
          <w:sz w:val="32"/>
          <w:szCs w:val="32"/>
        </w:rPr>
      </w:pPr>
      <w:r w:rsidRPr="008425B4">
        <w:rPr>
          <w:color w:val="000000"/>
          <w:sz w:val="32"/>
          <w:szCs w:val="32"/>
        </w:rPr>
        <w:t>HUỲNH GIA HÂN</w:t>
      </w:r>
    </w:p>
    <w:p w14:paraId="6A0834DE" w14:textId="77777777" w:rsidR="00283E80" w:rsidRPr="008425B4" w:rsidRDefault="00283E80" w:rsidP="00283E80">
      <w:pPr>
        <w:jc w:val="center"/>
        <w:rPr>
          <w:b/>
          <w:sz w:val="32"/>
          <w:szCs w:val="32"/>
        </w:rPr>
      </w:pPr>
      <w:r w:rsidRPr="008425B4">
        <w:rPr>
          <w:b/>
          <w:sz w:val="32"/>
          <w:szCs w:val="32"/>
        </w:rPr>
        <w:t>LÂM QUỐC PHÚ</w:t>
      </w:r>
    </w:p>
    <w:p w14:paraId="57E106FB" w14:textId="77777777" w:rsidR="00283E80" w:rsidRPr="008425B4" w:rsidRDefault="00283E80" w:rsidP="00283E80">
      <w:pPr>
        <w:spacing w:line="312" w:lineRule="auto"/>
        <w:jc w:val="center"/>
        <w:rPr>
          <w:i/>
          <w:smallCaps/>
          <w:color w:val="000000"/>
          <w:sz w:val="22"/>
          <w:szCs w:val="22"/>
        </w:rPr>
      </w:pPr>
    </w:p>
    <w:p w14:paraId="6ED5BF52" w14:textId="77777777" w:rsidR="00283E80" w:rsidRPr="008425B4" w:rsidRDefault="00283E80" w:rsidP="00283E80">
      <w:pPr>
        <w:spacing w:line="312" w:lineRule="auto"/>
        <w:jc w:val="center"/>
        <w:rPr>
          <w:b/>
          <w:sz w:val="40"/>
          <w:szCs w:val="40"/>
        </w:rPr>
      </w:pPr>
    </w:p>
    <w:p w14:paraId="19199B76" w14:textId="77777777" w:rsidR="00283E80" w:rsidRPr="008425B4" w:rsidRDefault="00283E80" w:rsidP="00283E80">
      <w:pPr>
        <w:spacing w:line="312" w:lineRule="auto"/>
        <w:jc w:val="center"/>
        <w:rPr>
          <w:b/>
          <w:sz w:val="40"/>
          <w:szCs w:val="40"/>
        </w:rPr>
      </w:pPr>
      <w:r w:rsidRPr="008425B4">
        <w:rPr>
          <w:b/>
          <w:sz w:val="40"/>
          <w:szCs w:val="40"/>
        </w:rPr>
        <w:t>ỨNG DỤNG AI TRONG PHÂN LOẠI CÀ CHUA</w:t>
      </w:r>
    </w:p>
    <w:p w14:paraId="066DBC49" w14:textId="77777777" w:rsidR="00283E80" w:rsidRPr="008425B4" w:rsidRDefault="00283E80" w:rsidP="00283E80">
      <w:pPr>
        <w:spacing w:line="312" w:lineRule="auto"/>
        <w:jc w:val="center"/>
        <w:rPr>
          <w:i/>
          <w:smallCaps/>
          <w:color w:val="000000"/>
          <w:sz w:val="40"/>
          <w:szCs w:val="40"/>
        </w:rPr>
      </w:pPr>
    </w:p>
    <w:p w14:paraId="3ADCFBC2" w14:textId="77777777" w:rsidR="00283E80" w:rsidRPr="008425B4" w:rsidRDefault="00283E80" w:rsidP="00283E80">
      <w:pPr>
        <w:spacing w:line="312" w:lineRule="auto"/>
        <w:jc w:val="center"/>
        <w:rPr>
          <w:i/>
          <w:smallCaps/>
          <w:color w:val="000000"/>
          <w:sz w:val="80"/>
          <w:szCs w:val="80"/>
        </w:rPr>
      </w:pPr>
    </w:p>
    <w:p w14:paraId="4AB32701" w14:textId="77777777" w:rsidR="00283E80" w:rsidRPr="008425B4" w:rsidRDefault="00283E80" w:rsidP="00283E80">
      <w:pPr>
        <w:spacing w:line="312" w:lineRule="auto"/>
        <w:jc w:val="center"/>
        <w:rPr>
          <w:i/>
          <w:smallCaps/>
          <w:color w:val="000000"/>
          <w:sz w:val="34"/>
          <w:szCs w:val="34"/>
        </w:rPr>
      </w:pPr>
    </w:p>
    <w:p w14:paraId="55EC2FEC" w14:textId="77777777" w:rsidR="00283E80" w:rsidRPr="008425B4" w:rsidRDefault="00283E80" w:rsidP="00283E80">
      <w:pPr>
        <w:pStyle w:val="Heading6"/>
        <w:spacing w:line="312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8425B4">
        <w:rPr>
          <w:rFonts w:ascii="Times New Roman" w:eastAsia="Times New Roman" w:hAnsi="Times New Roman" w:cs="Times New Roman"/>
          <w:b/>
        </w:rPr>
        <w:t>KHÓA LUẬN TỐT NGHIỆP</w:t>
      </w:r>
    </w:p>
    <w:p w14:paraId="60F7536A" w14:textId="77777777" w:rsidR="00283E80" w:rsidRPr="008425B4" w:rsidRDefault="00283E80" w:rsidP="00283E80">
      <w:pPr>
        <w:spacing w:line="312" w:lineRule="auto"/>
        <w:jc w:val="center"/>
        <w:rPr>
          <w:i/>
        </w:rPr>
      </w:pPr>
    </w:p>
    <w:p w14:paraId="0B47EBD1" w14:textId="77777777" w:rsidR="00283E80" w:rsidRPr="008425B4" w:rsidRDefault="00283E80" w:rsidP="00283E80">
      <w:pPr>
        <w:spacing w:before="100" w:after="100" w:line="312" w:lineRule="auto"/>
        <w:ind w:left="203"/>
        <w:jc w:val="center"/>
        <w:rPr>
          <w:b/>
          <w:smallCaps/>
          <w:color w:val="000000"/>
        </w:rPr>
      </w:pPr>
      <w:r w:rsidRPr="008425B4">
        <w:rPr>
          <w:b/>
          <w:smallCaps/>
          <w:color w:val="000000"/>
        </w:rPr>
        <w:t>NGÀNH: CÔNG NGHỆ THÔNG TIN</w:t>
      </w:r>
    </w:p>
    <w:p w14:paraId="612E7063" w14:textId="77777777" w:rsidR="00283E80" w:rsidRPr="008425B4" w:rsidRDefault="00283E80" w:rsidP="00283E80">
      <w:pPr>
        <w:spacing w:before="100" w:after="100" w:line="312" w:lineRule="auto"/>
        <w:ind w:left="203"/>
        <w:jc w:val="center"/>
        <w:rPr>
          <w:b/>
          <w:smallCaps/>
          <w:color w:val="000000"/>
        </w:rPr>
      </w:pPr>
      <w:r w:rsidRPr="008425B4">
        <w:rPr>
          <w:b/>
          <w:smallCaps/>
          <w:color w:val="000000"/>
        </w:rPr>
        <w:t>TRÌNH ĐỘ ĐÀO TẠO: ĐẠI HỌC</w:t>
      </w:r>
    </w:p>
    <w:p w14:paraId="4D9A8066" w14:textId="77777777" w:rsidR="00283E80" w:rsidRPr="008425B4" w:rsidRDefault="00283E80" w:rsidP="00283E80">
      <w:pPr>
        <w:spacing w:line="312" w:lineRule="auto"/>
        <w:ind w:left="3305" w:firstLine="1015"/>
        <w:jc w:val="both"/>
        <w:rPr>
          <w:b/>
          <w:i/>
          <w:color w:val="000000"/>
          <w:sz w:val="36"/>
          <w:szCs w:val="36"/>
        </w:rPr>
      </w:pPr>
    </w:p>
    <w:p w14:paraId="3B3C9B40" w14:textId="77777777" w:rsidR="00283E80" w:rsidRPr="008425B4" w:rsidRDefault="00283E80" w:rsidP="00283E80">
      <w:pPr>
        <w:spacing w:line="312" w:lineRule="auto"/>
        <w:ind w:left="3305" w:firstLine="1015"/>
        <w:jc w:val="both"/>
        <w:rPr>
          <w:b/>
          <w:i/>
          <w:color w:val="000000"/>
          <w:sz w:val="36"/>
          <w:szCs w:val="36"/>
        </w:rPr>
      </w:pPr>
    </w:p>
    <w:p w14:paraId="1F1CCA0F" w14:textId="77777777" w:rsidR="00283E80" w:rsidRPr="008425B4" w:rsidRDefault="00283E80" w:rsidP="00283E80">
      <w:pPr>
        <w:tabs>
          <w:tab w:val="left" w:pos="1080"/>
        </w:tabs>
        <w:spacing w:line="312" w:lineRule="auto"/>
        <w:jc w:val="center"/>
        <w:rPr>
          <w:smallCaps/>
          <w:color w:val="000000"/>
          <w:sz w:val="22"/>
          <w:szCs w:val="22"/>
        </w:rPr>
      </w:pPr>
      <w:r w:rsidRPr="008425B4">
        <w:rPr>
          <w:smallCaps/>
          <w:color w:val="000000"/>
          <w:sz w:val="22"/>
          <w:szCs w:val="22"/>
        </w:rPr>
        <w:t>NGƯỜI HƯỚNG DẪN: TS. TRẦN QUANG HUY</w:t>
      </w:r>
    </w:p>
    <w:p w14:paraId="2E8052D4" w14:textId="77777777" w:rsidR="00283E80" w:rsidRPr="008425B4" w:rsidRDefault="00283E80" w:rsidP="00283E80">
      <w:pPr>
        <w:tabs>
          <w:tab w:val="left" w:pos="1080"/>
        </w:tabs>
        <w:spacing w:line="312" w:lineRule="auto"/>
        <w:jc w:val="center"/>
        <w:rPr>
          <w:smallCaps/>
          <w:color w:val="000000"/>
          <w:sz w:val="22"/>
          <w:szCs w:val="22"/>
        </w:rPr>
      </w:pPr>
    </w:p>
    <w:p w14:paraId="0BF65D65" w14:textId="77777777" w:rsidR="00283E80" w:rsidRPr="008425B4" w:rsidRDefault="00283E80" w:rsidP="00283E80">
      <w:pPr>
        <w:tabs>
          <w:tab w:val="left" w:pos="1080"/>
        </w:tabs>
        <w:spacing w:line="312" w:lineRule="auto"/>
        <w:jc w:val="center"/>
        <w:rPr>
          <w:smallCaps/>
          <w:color w:val="000000"/>
          <w:sz w:val="22"/>
          <w:szCs w:val="22"/>
        </w:rPr>
      </w:pPr>
    </w:p>
    <w:p w14:paraId="05699F05" w14:textId="77777777" w:rsidR="00283E80" w:rsidRPr="008425B4" w:rsidRDefault="00283E80" w:rsidP="00283E80">
      <w:pPr>
        <w:spacing w:line="312" w:lineRule="auto"/>
      </w:pPr>
    </w:p>
    <w:p w14:paraId="4006468D" w14:textId="77777777" w:rsidR="00283E80" w:rsidRPr="008425B4" w:rsidRDefault="00283E80" w:rsidP="00283E80">
      <w:pPr>
        <w:spacing w:line="312" w:lineRule="auto"/>
        <w:jc w:val="center"/>
        <w:rPr>
          <w:b/>
          <w:sz w:val="28"/>
          <w:szCs w:val="28"/>
        </w:rPr>
      </w:pPr>
    </w:p>
    <w:p w14:paraId="4BCD70DB" w14:textId="77777777" w:rsidR="00283E80" w:rsidRPr="008425B4" w:rsidRDefault="00283E80" w:rsidP="00283E80">
      <w:pPr>
        <w:spacing w:line="312" w:lineRule="auto"/>
        <w:jc w:val="center"/>
        <w:rPr>
          <w:b/>
          <w:sz w:val="28"/>
          <w:szCs w:val="28"/>
        </w:rPr>
      </w:pPr>
    </w:p>
    <w:p w14:paraId="236F4F09" w14:textId="77777777" w:rsidR="00283E80" w:rsidRPr="008425B4" w:rsidRDefault="00283E80" w:rsidP="00283E80">
      <w:pPr>
        <w:spacing w:line="312" w:lineRule="auto"/>
        <w:jc w:val="center"/>
        <w:rPr>
          <w:b/>
          <w:sz w:val="28"/>
          <w:szCs w:val="28"/>
        </w:rPr>
      </w:pPr>
    </w:p>
    <w:p w14:paraId="0037DF12" w14:textId="77777777" w:rsidR="00283E80" w:rsidRPr="008425B4" w:rsidRDefault="00283E80" w:rsidP="00283E80">
      <w:pPr>
        <w:spacing w:line="312" w:lineRule="auto"/>
        <w:jc w:val="center"/>
        <w:rPr>
          <w:b/>
          <w:sz w:val="28"/>
          <w:szCs w:val="28"/>
        </w:rPr>
      </w:pPr>
      <w:r w:rsidRPr="008425B4">
        <w:rPr>
          <w:b/>
          <w:sz w:val="28"/>
          <w:szCs w:val="28"/>
        </w:rPr>
        <w:t>TP. HỒ CHÍ MINH, THÁNG 05 NĂM 2023.</w:t>
      </w:r>
    </w:p>
    <w:p w14:paraId="0AE93ABB" w14:textId="77777777" w:rsidR="00283E80" w:rsidRDefault="00283E80"/>
    <w:p w14:paraId="0BC147A6" w14:textId="77777777" w:rsidR="00283E80" w:rsidRDefault="00283E80"/>
    <w:p w14:paraId="2902B495" w14:textId="307ECE68" w:rsidR="000A2E2E" w:rsidRPr="008425B4" w:rsidRDefault="00E22632">
      <w:pPr>
        <w:rPr>
          <w:b/>
          <w:sz w:val="28"/>
          <w:szCs w:val="28"/>
        </w:rPr>
      </w:pPr>
      <w:r w:rsidRPr="008425B4">
        <w:rPr>
          <w:b/>
          <w:sz w:val="28"/>
          <w:szCs w:val="28"/>
        </w:rPr>
        <w:t>LỜI CAM ĐOAN</w:t>
      </w:r>
    </w:p>
    <w:p w14:paraId="67D68F1E" w14:textId="77777777" w:rsidR="000A2E2E" w:rsidRPr="008425B4" w:rsidRDefault="00E22632">
      <w:pPr>
        <w:spacing w:line="312" w:lineRule="auto"/>
        <w:ind w:right="-2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em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xin</w:t>
      </w:r>
      <w:proofErr w:type="spellEnd"/>
      <w:r w:rsidRPr="008425B4">
        <w:rPr>
          <w:sz w:val="28"/>
          <w:szCs w:val="28"/>
        </w:rPr>
        <w:t xml:space="preserve"> cam </w:t>
      </w:r>
      <w:proofErr w:type="spellStart"/>
      <w:r w:rsidRPr="008425B4">
        <w:rPr>
          <w:sz w:val="28"/>
          <w:szCs w:val="28"/>
        </w:rPr>
        <w:t>đoan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riêng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em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</w:t>
      </w:r>
      <w:r w:rsidRPr="008425B4">
        <w:rPr>
          <w:sz w:val="28"/>
          <w:szCs w:val="28"/>
        </w:rPr>
        <w:t>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. </w:t>
      </w:r>
    </w:p>
    <w:p w14:paraId="2D3D6DAE" w14:textId="77777777" w:rsidR="000A2E2E" w:rsidRPr="008425B4" w:rsidRDefault="00E22632">
      <w:pPr>
        <w:spacing w:line="312" w:lineRule="auto"/>
        <w:ind w:right="1556"/>
        <w:jc w:val="right"/>
        <w:rPr>
          <w:b/>
          <w:sz w:val="28"/>
          <w:szCs w:val="28"/>
        </w:rPr>
      </w:pPr>
      <w:proofErr w:type="spellStart"/>
      <w:r w:rsidRPr="008425B4">
        <w:rPr>
          <w:b/>
          <w:sz w:val="28"/>
          <w:szCs w:val="28"/>
        </w:rPr>
        <w:t>Tác</w:t>
      </w:r>
      <w:proofErr w:type="spellEnd"/>
      <w:r w:rsidRPr="008425B4">
        <w:rPr>
          <w:b/>
          <w:sz w:val="28"/>
          <w:szCs w:val="28"/>
        </w:rPr>
        <w:t xml:space="preserve"> </w:t>
      </w:r>
      <w:proofErr w:type="spellStart"/>
      <w:r w:rsidRPr="008425B4">
        <w:rPr>
          <w:b/>
          <w:sz w:val="28"/>
          <w:szCs w:val="28"/>
        </w:rPr>
        <w:t>giả</w:t>
      </w:r>
      <w:proofErr w:type="spellEnd"/>
      <w:r w:rsidRPr="008425B4">
        <w:rPr>
          <w:b/>
          <w:sz w:val="28"/>
          <w:szCs w:val="28"/>
        </w:rPr>
        <w:t xml:space="preserve"> </w:t>
      </w:r>
      <w:proofErr w:type="spellStart"/>
      <w:r w:rsidRPr="008425B4">
        <w:rPr>
          <w:b/>
          <w:sz w:val="28"/>
          <w:szCs w:val="28"/>
        </w:rPr>
        <w:t>khóa</w:t>
      </w:r>
      <w:proofErr w:type="spellEnd"/>
      <w:r w:rsidRPr="008425B4">
        <w:rPr>
          <w:b/>
          <w:sz w:val="28"/>
          <w:szCs w:val="28"/>
        </w:rPr>
        <w:t xml:space="preserve"> </w:t>
      </w:r>
      <w:proofErr w:type="spellStart"/>
      <w:r w:rsidRPr="008425B4">
        <w:rPr>
          <w:b/>
          <w:sz w:val="28"/>
          <w:szCs w:val="28"/>
        </w:rPr>
        <w:t>luận</w:t>
      </w:r>
      <w:proofErr w:type="spellEnd"/>
      <w:r w:rsidRPr="008425B4">
        <w:rPr>
          <w:b/>
          <w:sz w:val="28"/>
          <w:szCs w:val="28"/>
        </w:rPr>
        <w:t xml:space="preserve"> </w:t>
      </w:r>
    </w:p>
    <w:p w14:paraId="28A588C0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17BEDBC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A5C4A25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0195493C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57272377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13886D91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3E010BD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5EF2448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24FE7A6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E76B121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2A76397F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14889661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56FDC787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60DC5A09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0076FCDD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6FCF6BD8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03693B34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7710F0F6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5FF8FA9C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6DB32C94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0DC217EA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6A1C2015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5407A8AF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44DF205C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3EE93AA5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47BA1E3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65FE420D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6638DC97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2E736DF7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D4E5FCB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62BDB806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2349B0BF" w14:textId="77777777" w:rsidR="000A2E2E" w:rsidRPr="008425B4" w:rsidRDefault="00E22632">
      <w:pPr>
        <w:spacing w:line="312" w:lineRule="auto"/>
        <w:jc w:val="center"/>
        <w:rPr>
          <w:b/>
          <w:sz w:val="28"/>
          <w:szCs w:val="28"/>
        </w:rPr>
      </w:pPr>
      <w:r w:rsidRPr="008425B4">
        <w:rPr>
          <w:b/>
          <w:sz w:val="28"/>
          <w:szCs w:val="28"/>
        </w:rPr>
        <w:t>LỜI CẢM ƠN</w:t>
      </w:r>
    </w:p>
    <w:p w14:paraId="5D0E5ECF" w14:textId="4CB06436" w:rsidR="000A2E2E" w:rsidRPr="008425B4" w:rsidRDefault="00E22632">
      <w:pPr>
        <w:spacing w:before="240" w:after="240" w:line="480" w:lineRule="auto"/>
        <w:jc w:val="both"/>
        <w:rPr>
          <w:sz w:val="26"/>
          <w:szCs w:val="26"/>
        </w:rPr>
      </w:pPr>
      <w:proofErr w:type="spellStart"/>
      <w:r w:rsidRPr="008425B4">
        <w:rPr>
          <w:sz w:val="26"/>
          <w:szCs w:val="26"/>
        </w:rPr>
        <w:t>Chúng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em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xin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chân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thành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gửi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lời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cảm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ơn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đến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thầy</w:t>
      </w:r>
      <w:proofErr w:type="spellEnd"/>
      <w:r w:rsidRPr="008425B4">
        <w:rPr>
          <w:sz w:val="26"/>
          <w:szCs w:val="26"/>
        </w:rPr>
        <w:t xml:space="preserve"> </w:t>
      </w:r>
      <w:ins w:id="7" w:author="HUY TRAN" w:date="2023-05-28T16:36:00Z">
        <w:r w:rsidR="000B0F45">
          <w:rPr>
            <w:sz w:val="26"/>
            <w:szCs w:val="26"/>
          </w:rPr>
          <w:t xml:space="preserve">TS. </w:t>
        </w:r>
      </w:ins>
      <w:proofErr w:type="spellStart"/>
      <w:r w:rsidRPr="008425B4">
        <w:rPr>
          <w:sz w:val="26"/>
          <w:szCs w:val="26"/>
        </w:rPr>
        <w:t>Trần</w:t>
      </w:r>
      <w:proofErr w:type="spellEnd"/>
      <w:r w:rsidRPr="008425B4">
        <w:rPr>
          <w:sz w:val="26"/>
          <w:szCs w:val="26"/>
        </w:rPr>
        <w:t xml:space="preserve"> Quang Huy</w:t>
      </w:r>
      <w:del w:id="8" w:author="HUY TRAN" w:date="2023-05-28T16:35:00Z">
        <w:r w:rsidRPr="008425B4" w:rsidDel="000B0F45">
          <w:rPr>
            <w:sz w:val="26"/>
            <w:szCs w:val="26"/>
          </w:rPr>
          <w:delText xml:space="preserve"> khoa Kỹ thuật - Công nghệ, Trường Đại Học Nguyễn Tất Thành</w:delText>
        </w:r>
      </w:del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đã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giúp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cho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chúng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em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có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những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kiến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thức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cơ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bản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làm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nền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tảng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để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thực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hiện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đề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tài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này</w:t>
      </w:r>
      <w:proofErr w:type="spellEnd"/>
      <w:r w:rsidRPr="008425B4">
        <w:rPr>
          <w:sz w:val="26"/>
          <w:szCs w:val="26"/>
        </w:rPr>
        <w:t xml:space="preserve">. </w:t>
      </w:r>
      <w:proofErr w:type="spellStart"/>
      <w:r w:rsidRPr="008425B4">
        <w:rPr>
          <w:sz w:val="26"/>
          <w:szCs w:val="26"/>
        </w:rPr>
        <w:t>Thầy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đã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trực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tiếp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hướng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dẫn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tận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tình</w:t>
      </w:r>
      <w:proofErr w:type="spellEnd"/>
      <w:r w:rsidRPr="008425B4">
        <w:rPr>
          <w:sz w:val="26"/>
          <w:szCs w:val="26"/>
        </w:rPr>
        <w:t xml:space="preserve">, </w:t>
      </w:r>
      <w:proofErr w:type="spellStart"/>
      <w:r w:rsidRPr="008425B4">
        <w:rPr>
          <w:sz w:val="26"/>
          <w:szCs w:val="26"/>
        </w:rPr>
        <w:t>sửa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chữa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và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đóng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góp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nhiều</w:t>
      </w:r>
      <w:proofErr w:type="spellEnd"/>
      <w:r w:rsidRPr="008425B4">
        <w:rPr>
          <w:sz w:val="26"/>
          <w:szCs w:val="26"/>
        </w:rPr>
        <w:t xml:space="preserve"> ý </w:t>
      </w:r>
      <w:proofErr w:type="spellStart"/>
      <w:r w:rsidRPr="008425B4">
        <w:rPr>
          <w:sz w:val="26"/>
          <w:szCs w:val="26"/>
        </w:rPr>
        <w:t>kiến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giúp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nhóm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chúng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em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hoàn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thành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tốt</w:t>
      </w:r>
      <w:proofErr w:type="spellEnd"/>
      <w:r w:rsidRPr="008425B4">
        <w:rPr>
          <w:sz w:val="26"/>
          <w:szCs w:val="26"/>
        </w:rPr>
        <w:t xml:space="preserve"> khoá </w:t>
      </w:r>
      <w:proofErr w:type="spellStart"/>
      <w:r w:rsidRPr="008425B4">
        <w:rPr>
          <w:sz w:val="26"/>
          <w:szCs w:val="26"/>
        </w:rPr>
        <w:t>luận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của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mình</w:t>
      </w:r>
      <w:proofErr w:type="spellEnd"/>
      <w:r w:rsidRPr="008425B4">
        <w:rPr>
          <w:sz w:val="26"/>
          <w:szCs w:val="26"/>
        </w:rPr>
        <w:t xml:space="preserve">. Trong </w:t>
      </w:r>
      <w:proofErr w:type="spellStart"/>
      <w:r w:rsidRPr="008425B4">
        <w:rPr>
          <w:sz w:val="26"/>
          <w:szCs w:val="26"/>
        </w:rPr>
        <w:t>thời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gian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một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học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kỳ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thực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hiện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đề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tài</w:t>
      </w:r>
      <w:proofErr w:type="spellEnd"/>
      <w:r w:rsidRPr="008425B4">
        <w:rPr>
          <w:sz w:val="26"/>
          <w:szCs w:val="26"/>
        </w:rPr>
        <w:t xml:space="preserve">, </w:t>
      </w:r>
      <w:proofErr w:type="spellStart"/>
      <w:r w:rsidRPr="008425B4">
        <w:rPr>
          <w:sz w:val="26"/>
          <w:szCs w:val="26"/>
        </w:rPr>
        <w:t>nhóm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đã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vận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dụng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những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kiến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thức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nền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tảng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đã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được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tích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lũy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đồng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thời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kết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hợp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với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việc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học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hỏi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và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nghiên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cứu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những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kiến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thức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mới</w:t>
      </w:r>
      <w:proofErr w:type="spellEnd"/>
      <w:r w:rsidRPr="008425B4">
        <w:rPr>
          <w:sz w:val="26"/>
          <w:szCs w:val="26"/>
        </w:rPr>
        <w:t xml:space="preserve">. </w:t>
      </w:r>
      <w:proofErr w:type="spellStart"/>
      <w:r w:rsidRPr="008425B4">
        <w:rPr>
          <w:sz w:val="26"/>
          <w:szCs w:val="26"/>
        </w:rPr>
        <w:t>Từ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đó</w:t>
      </w:r>
      <w:proofErr w:type="spellEnd"/>
      <w:r w:rsidRPr="008425B4">
        <w:rPr>
          <w:sz w:val="26"/>
          <w:szCs w:val="26"/>
        </w:rPr>
        <w:t xml:space="preserve">, </w:t>
      </w:r>
      <w:proofErr w:type="spellStart"/>
      <w:r w:rsidRPr="008425B4">
        <w:rPr>
          <w:sz w:val="26"/>
          <w:szCs w:val="26"/>
        </w:rPr>
        <w:t>nhóm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đã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vận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dụng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tối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đa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những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gì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đã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thu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thập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được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để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hoàn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tất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báo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cáo</w:t>
      </w:r>
      <w:proofErr w:type="spellEnd"/>
      <w:r w:rsidRPr="008425B4">
        <w:rPr>
          <w:sz w:val="26"/>
          <w:szCs w:val="26"/>
        </w:rPr>
        <w:t xml:space="preserve"> khoá </w:t>
      </w:r>
      <w:proofErr w:type="spellStart"/>
      <w:r w:rsidRPr="008425B4">
        <w:rPr>
          <w:sz w:val="26"/>
          <w:szCs w:val="26"/>
        </w:rPr>
        <w:t>luận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một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cách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tốt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nhất</w:t>
      </w:r>
      <w:proofErr w:type="spellEnd"/>
      <w:r w:rsidRPr="008425B4">
        <w:rPr>
          <w:sz w:val="26"/>
          <w:szCs w:val="26"/>
        </w:rPr>
        <w:t>.</w:t>
      </w:r>
    </w:p>
    <w:p w14:paraId="0B5819B9" w14:textId="77777777" w:rsidR="000A2E2E" w:rsidRPr="008425B4" w:rsidRDefault="00E22632">
      <w:pPr>
        <w:spacing w:before="240" w:after="240" w:line="480" w:lineRule="auto"/>
        <w:jc w:val="both"/>
        <w:rPr>
          <w:sz w:val="26"/>
          <w:szCs w:val="26"/>
        </w:rPr>
      </w:pPr>
      <w:proofErr w:type="spellStart"/>
      <w:r w:rsidRPr="008425B4">
        <w:rPr>
          <w:sz w:val="26"/>
          <w:szCs w:val="26"/>
        </w:rPr>
        <w:t>Tuy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nhiên</w:t>
      </w:r>
      <w:proofErr w:type="spellEnd"/>
      <w:r w:rsidRPr="008425B4">
        <w:rPr>
          <w:sz w:val="26"/>
          <w:szCs w:val="26"/>
        </w:rPr>
        <w:t xml:space="preserve">, </w:t>
      </w:r>
      <w:proofErr w:type="spellStart"/>
      <w:r w:rsidRPr="008425B4">
        <w:rPr>
          <w:sz w:val="26"/>
          <w:szCs w:val="26"/>
        </w:rPr>
        <w:t>trong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quá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trình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thực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hiện</w:t>
      </w:r>
      <w:proofErr w:type="spellEnd"/>
      <w:r w:rsidRPr="008425B4">
        <w:rPr>
          <w:sz w:val="26"/>
          <w:szCs w:val="26"/>
        </w:rPr>
        <w:t xml:space="preserve">, </w:t>
      </w:r>
      <w:proofErr w:type="spellStart"/>
      <w:r w:rsidRPr="008425B4">
        <w:rPr>
          <w:sz w:val="26"/>
          <w:szCs w:val="26"/>
        </w:rPr>
        <w:t>nhóm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không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tránh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khỏi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nhữn</w:t>
      </w:r>
      <w:r w:rsidRPr="008425B4">
        <w:rPr>
          <w:sz w:val="26"/>
          <w:szCs w:val="26"/>
        </w:rPr>
        <w:t>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thiếu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sót</w:t>
      </w:r>
      <w:proofErr w:type="spellEnd"/>
      <w:r w:rsidRPr="008425B4">
        <w:rPr>
          <w:sz w:val="26"/>
          <w:szCs w:val="26"/>
        </w:rPr>
        <w:t xml:space="preserve">. </w:t>
      </w:r>
      <w:proofErr w:type="spellStart"/>
      <w:r w:rsidRPr="008425B4">
        <w:rPr>
          <w:sz w:val="26"/>
          <w:szCs w:val="26"/>
        </w:rPr>
        <w:t>Chính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vì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vậy</w:t>
      </w:r>
      <w:proofErr w:type="spellEnd"/>
      <w:r w:rsidRPr="008425B4">
        <w:rPr>
          <w:sz w:val="26"/>
          <w:szCs w:val="26"/>
        </w:rPr>
        <w:t xml:space="preserve">, </w:t>
      </w:r>
      <w:proofErr w:type="spellStart"/>
      <w:r w:rsidRPr="008425B4">
        <w:rPr>
          <w:sz w:val="26"/>
          <w:szCs w:val="26"/>
        </w:rPr>
        <w:t>nhóm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rất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mong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muốn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nhận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được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những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sự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góp</w:t>
      </w:r>
      <w:proofErr w:type="spellEnd"/>
      <w:r w:rsidRPr="008425B4">
        <w:rPr>
          <w:sz w:val="26"/>
          <w:szCs w:val="26"/>
        </w:rPr>
        <w:t xml:space="preserve"> ý </w:t>
      </w:r>
      <w:proofErr w:type="spellStart"/>
      <w:r w:rsidRPr="008425B4">
        <w:rPr>
          <w:sz w:val="26"/>
          <w:szCs w:val="26"/>
        </w:rPr>
        <w:t>từ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phía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thầy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cô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phản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biện</w:t>
      </w:r>
      <w:proofErr w:type="spellEnd"/>
      <w:r w:rsidRPr="008425B4">
        <w:rPr>
          <w:sz w:val="26"/>
          <w:szCs w:val="26"/>
        </w:rPr>
        <w:t xml:space="preserve">, </w:t>
      </w:r>
      <w:proofErr w:type="spellStart"/>
      <w:r w:rsidRPr="008425B4">
        <w:rPr>
          <w:sz w:val="26"/>
          <w:szCs w:val="26"/>
        </w:rPr>
        <w:t>nhằm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hoàn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thiện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những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kiến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thức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để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nhóm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chúng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em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có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thể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học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tập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thêm</w:t>
      </w:r>
      <w:proofErr w:type="spellEnd"/>
      <w:r w:rsidRPr="008425B4">
        <w:rPr>
          <w:sz w:val="26"/>
          <w:szCs w:val="26"/>
        </w:rPr>
        <w:t>.</w:t>
      </w:r>
    </w:p>
    <w:p w14:paraId="4DDF7E9C" w14:textId="77777777" w:rsidR="000A2E2E" w:rsidRPr="008425B4" w:rsidRDefault="00E22632">
      <w:pPr>
        <w:spacing w:before="240" w:after="240" w:line="480" w:lineRule="auto"/>
        <w:jc w:val="both"/>
        <w:rPr>
          <w:sz w:val="26"/>
          <w:szCs w:val="26"/>
        </w:rPr>
      </w:pPr>
      <w:proofErr w:type="spellStart"/>
      <w:r w:rsidRPr="008425B4">
        <w:rPr>
          <w:sz w:val="26"/>
          <w:szCs w:val="26"/>
        </w:rPr>
        <w:t>Một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lần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nữa</w:t>
      </w:r>
      <w:proofErr w:type="spellEnd"/>
      <w:r w:rsidRPr="008425B4">
        <w:rPr>
          <w:sz w:val="26"/>
          <w:szCs w:val="26"/>
        </w:rPr>
        <w:t xml:space="preserve">, </w:t>
      </w:r>
      <w:proofErr w:type="spellStart"/>
      <w:r w:rsidRPr="008425B4">
        <w:rPr>
          <w:sz w:val="26"/>
          <w:szCs w:val="26"/>
        </w:rPr>
        <w:t>chúng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em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chân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thành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cảm</w:t>
      </w:r>
      <w:proofErr w:type="spellEnd"/>
      <w:r w:rsidRPr="008425B4">
        <w:rPr>
          <w:sz w:val="26"/>
          <w:szCs w:val="26"/>
        </w:rPr>
        <w:t xml:space="preserve"> </w:t>
      </w:r>
      <w:proofErr w:type="spellStart"/>
      <w:r w:rsidRPr="008425B4">
        <w:rPr>
          <w:sz w:val="26"/>
          <w:szCs w:val="26"/>
        </w:rPr>
        <w:t>ơn</w:t>
      </w:r>
      <w:proofErr w:type="spellEnd"/>
      <w:r w:rsidRPr="008425B4">
        <w:rPr>
          <w:sz w:val="26"/>
          <w:szCs w:val="26"/>
        </w:rPr>
        <w:t>!</w:t>
      </w:r>
    </w:p>
    <w:p w14:paraId="12090D8D" w14:textId="00539A1B" w:rsidR="000A2E2E" w:rsidRPr="008425B4" w:rsidRDefault="00E22632">
      <w:pPr>
        <w:spacing w:before="240" w:after="240" w:line="480" w:lineRule="auto"/>
        <w:jc w:val="right"/>
        <w:rPr>
          <w:b/>
          <w:sz w:val="26"/>
          <w:szCs w:val="26"/>
        </w:rPr>
      </w:pPr>
      <w:r w:rsidRPr="008425B4">
        <w:rPr>
          <w:b/>
          <w:sz w:val="26"/>
          <w:szCs w:val="26"/>
        </w:rPr>
        <w:t xml:space="preserve">TP. </w:t>
      </w:r>
      <w:proofErr w:type="spellStart"/>
      <w:r w:rsidRPr="008425B4">
        <w:rPr>
          <w:b/>
          <w:sz w:val="26"/>
          <w:szCs w:val="26"/>
        </w:rPr>
        <w:t>Hồ</w:t>
      </w:r>
      <w:proofErr w:type="spellEnd"/>
      <w:r w:rsidRPr="008425B4">
        <w:rPr>
          <w:b/>
          <w:sz w:val="26"/>
          <w:szCs w:val="26"/>
        </w:rPr>
        <w:t xml:space="preserve"> Chí Minh, </w:t>
      </w:r>
      <w:proofErr w:type="spellStart"/>
      <w:r w:rsidRPr="008425B4">
        <w:rPr>
          <w:b/>
          <w:sz w:val="26"/>
          <w:szCs w:val="26"/>
        </w:rPr>
        <w:t>tháng</w:t>
      </w:r>
      <w:proofErr w:type="spellEnd"/>
      <w:r w:rsidRPr="008425B4">
        <w:rPr>
          <w:b/>
          <w:sz w:val="26"/>
          <w:szCs w:val="26"/>
        </w:rPr>
        <w:t xml:space="preserve"> </w:t>
      </w:r>
      <w:del w:id="9" w:author="HUY TRAN" w:date="2023-05-28T16:36:00Z">
        <w:r w:rsidRPr="008425B4" w:rsidDel="000B0F45">
          <w:rPr>
            <w:b/>
            <w:sz w:val="26"/>
            <w:szCs w:val="26"/>
          </w:rPr>
          <w:delText xml:space="preserve">12 </w:delText>
        </w:r>
      </w:del>
      <w:ins w:id="10" w:author="HUY TRAN" w:date="2023-05-28T16:36:00Z">
        <w:r w:rsidR="000B0F45">
          <w:rPr>
            <w:b/>
            <w:sz w:val="26"/>
            <w:szCs w:val="26"/>
          </w:rPr>
          <w:t>5</w:t>
        </w:r>
        <w:r w:rsidR="000B0F45" w:rsidRPr="008425B4">
          <w:rPr>
            <w:b/>
            <w:sz w:val="26"/>
            <w:szCs w:val="26"/>
          </w:rPr>
          <w:t xml:space="preserve"> </w:t>
        </w:r>
      </w:ins>
      <w:proofErr w:type="spellStart"/>
      <w:r w:rsidRPr="008425B4">
        <w:rPr>
          <w:b/>
          <w:sz w:val="26"/>
          <w:szCs w:val="26"/>
        </w:rPr>
        <w:t>năm</w:t>
      </w:r>
      <w:proofErr w:type="spellEnd"/>
      <w:r w:rsidRPr="008425B4">
        <w:rPr>
          <w:b/>
          <w:sz w:val="26"/>
          <w:szCs w:val="26"/>
        </w:rPr>
        <w:t xml:space="preserve"> 202</w:t>
      </w:r>
      <w:ins w:id="11" w:author="HUY TRAN" w:date="2023-05-28T16:36:00Z">
        <w:r w:rsidR="000B0F45">
          <w:rPr>
            <w:b/>
            <w:sz w:val="26"/>
            <w:szCs w:val="26"/>
          </w:rPr>
          <w:t>3</w:t>
        </w:r>
      </w:ins>
      <w:del w:id="12" w:author="HUY TRAN" w:date="2023-05-28T16:36:00Z">
        <w:r w:rsidRPr="008425B4" w:rsidDel="000B0F45">
          <w:rPr>
            <w:b/>
            <w:sz w:val="26"/>
            <w:szCs w:val="26"/>
          </w:rPr>
          <w:delText>2</w:delText>
        </w:r>
      </w:del>
    </w:p>
    <w:p w14:paraId="00599CC3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08DFA3B5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06981972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1414DF3B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FC4A72F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64EBDB2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05D026D1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1D6DC88A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17B31AD8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4D199999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6A266735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5E525A48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85E69EE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791286E8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56CE5C01" w14:textId="77777777" w:rsidR="000A2E2E" w:rsidRPr="008425B4" w:rsidRDefault="00E22632" w:rsidP="008425B4">
      <w:pPr>
        <w:spacing w:line="312" w:lineRule="auto"/>
        <w:jc w:val="center"/>
        <w:rPr>
          <w:b/>
          <w:sz w:val="26"/>
          <w:szCs w:val="26"/>
        </w:rPr>
      </w:pPr>
      <w:r w:rsidRPr="008425B4">
        <w:rPr>
          <w:b/>
          <w:sz w:val="26"/>
          <w:szCs w:val="26"/>
        </w:rPr>
        <w:t>MỤC LỤC</w:t>
      </w:r>
    </w:p>
    <w:sdt>
      <w:sdtPr>
        <w:id w:val="19442619"/>
        <w:docPartObj>
          <w:docPartGallery w:val="Table of Contents"/>
          <w:docPartUnique/>
        </w:docPartObj>
      </w:sdtPr>
      <w:sdtEndPr/>
      <w:sdtContent>
        <w:p w14:paraId="45AC7797" w14:textId="6F08C4C2" w:rsidR="008425B4" w:rsidRPr="008425B4" w:rsidRDefault="004718CB" w:rsidP="008425B4">
          <w:pPr>
            <w:pStyle w:val="TOC4"/>
            <w:tabs>
              <w:tab w:val="right" w:leader="dot" w:pos="9198"/>
            </w:tabs>
            <w:ind w:left="0"/>
            <w:rPr>
              <w:noProof/>
              <w:kern w:val="2"/>
              <w14:ligatures w14:val="standardContextual"/>
            </w:rPr>
          </w:pPr>
          <w:r w:rsidRPr="008425B4">
            <w:fldChar w:fldCharType="begin"/>
          </w:r>
          <w:r w:rsidRPr="008425B4">
            <w:instrText xml:space="preserve"> TOC \o "1-4" \h \z \u </w:instrText>
          </w:r>
          <w:r w:rsidRPr="008425B4">
            <w:fldChar w:fldCharType="separate"/>
          </w:r>
          <w:hyperlink w:anchor="_Toc135695338" w:history="1">
            <w:r w:rsidR="008425B4" w:rsidRPr="008425B4">
              <w:rPr>
                <w:rStyle w:val="Hyperlink"/>
                <w:noProof/>
              </w:rPr>
              <w:t>DANH MỤC HÌNH ẢNH VÀ SƠ ĐỒ</w:t>
            </w:r>
            <w:r w:rsidR="008425B4" w:rsidRPr="008425B4">
              <w:rPr>
                <w:noProof/>
                <w:webHidden/>
              </w:rPr>
              <w:tab/>
            </w:r>
            <w:r w:rsidR="008425B4" w:rsidRPr="008425B4">
              <w:rPr>
                <w:noProof/>
                <w:webHidden/>
              </w:rPr>
              <w:fldChar w:fldCharType="begin"/>
            </w:r>
            <w:r w:rsidR="008425B4" w:rsidRPr="008425B4">
              <w:rPr>
                <w:noProof/>
                <w:webHidden/>
              </w:rPr>
              <w:instrText xml:space="preserve"> PAGEREF _Toc135695338 \h </w:instrText>
            </w:r>
            <w:r w:rsidR="008425B4" w:rsidRPr="008425B4">
              <w:rPr>
                <w:noProof/>
                <w:webHidden/>
              </w:rPr>
            </w:r>
            <w:r w:rsidR="008425B4" w:rsidRPr="008425B4">
              <w:rPr>
                <w:noProof/>
                <w:webHidden/>
              </w:rPr>
              <w:fldChar w:fldCharType="separate"/>
            </w:r>
            <w:r w:rsidR="00283E80">
              <w:rPr>
                <w:noProof/>
                <w:webHidden/>
              </w:rPr>
              <w:t>1</w:t>
            </w:r>
            <w:r w:rsidR="008425B4" w:rsidRPr="008425B4">
              <w:rPr>
                <w:noProof/>
                <w:webHidden/>
              </w:rPr>
              <w:fldChar w:fldCharType="end"/>
            </w:r>
          </w:hyperlink>
        </w:p>
        <w:p w14:paraId="0474C4E9" w14:textId="1A77D58C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39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DANH MỤC CHỮ VIẾT TẮT VÀ CÁC CỤM TỪ ĐƯỢC SỬ DỤNG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_Toc135695339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2C516" w14:textId="2355B2D6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0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DANH MỤC BẢNG BIỂU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_Toc135695340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3F976F" w14:textId="7309E055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1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LỜI MỞ ĐẦU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_Toc135695341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A1713D" w14:textId="7F56E5E0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2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CHƯƠNG 1: GIỚI THIỆU ĐỀ TÀI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_Toc135695342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820B00" w14:textId="63B8C419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3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1.1 Tổng quan về đề tài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_Toc135695343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ECD0AC" w14:textId="591159F2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4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1.2 Mục đích khoá luận tốt nghiệp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_Toc135695344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0E2FE0" w14:textId="6D6EE795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5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1.3 Đối tượng nghiên cứu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_Toc135695345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4F729A" w14:textId="56A74402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6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1.4 Phạm vi nghiên cứu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_Toc135695346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EC49B3" w14:textId="25E1D52B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7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1.5 Phương pháp nghiên cứu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_Toc135695347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D42402" w14:textId="2E2806D4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8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1.5.1 Phương pháp lý luận: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_Toc135695348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761B3F" w14:textId="5E5B5799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49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1.5.2 Phương pháp thực tiễn: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_Toc135695349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01468" w14:textId="3855CFD7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0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CHƯƠNG 2: CƠ SỞ LÝ THUYẾT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_Toc135695350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1BAF6D" w14:textId="328ABB1A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1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 Xử lý ảnh là gì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_Toc135695351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25B3AD" w14:textId="0C43BB0A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2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 Thị giác máy tính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_Toc135695352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ACDD6" w14:textId="340DC691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3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2.2.1 Giới thiệu về thị giác máy tính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_Toc135695353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76A59" w14:textId="5AA72AA5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4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2.2.2. Thị giác máy tính hoạt động như thế nào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_Toc135695354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67CFD8" w14:textId="79862415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5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 CNN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_Toc135695355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9D6085" w14:textId="244633F0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6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2.3.1 Giới thiệu về CNN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_Toc135695356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8C99FE" w14:textId="14B4CBD1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7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2.3.2. Kiến trúc cơ bản của CNN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_Toc135695357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FC90A5" w14:textId="334019E0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8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2.4. Deep learning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_Toc135695358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45EEF3" w14:textId="1568D1FC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59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2.4.1. Sơ lược về học sâu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_Toc135695359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EC8E0F" w14:textId="1A331107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0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2.4.2. Deep learning hoạt động như thế nào?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_Toc135695360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12AE9D" w14:textId="6FDB1758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1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2.4.3. Ảnh hưởng của deep learning đối với xử lý ảnh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_Toc135695361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C19CB9" w14:textId="133B22C9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2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2.5 YOLO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_Toc135695362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A616F5" w14:textId="75B226AD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3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2.5.1. Giới thiệu mạng YOLO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_Toc135695363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CBA639" w14:textId="04F8F9F5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4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2.5.2 Kiến trúc mạng YOLO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_Toc135695364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49DCA" w14:textId="5197D26A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5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2.5.3 Nguyên lý hoạt động của mạng YOLO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_Toc135695365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163A5C" w14:textId="0C34BB92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6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2.6. YOLOv8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_Toc135695366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C98528" w14:textId="1EDC6A9F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7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2.6.1. Giới thiệu mạng YOLOv8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_Toc135695367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6300A" w14:textId="720BF46B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68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  <w:highlight w:val="white"/>
              </w:rPr>
              <w:t>2.6.2. Điểm khác của YOLOv8 so với các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_Toc135695368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6DC7AD" w14:textId="2EF41E2A" w:rsidR="008425B4" w:rsidRPr="008425B4" w:rsidRDefault="00E22632">
          <w:pPr>
            <w:pStyle w:val="TOC4"/>
            <w:tabs>
              <w:tab w:val="right" w:leader="dot" w:pos="919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695369" w:history="1">
            <w:r w:rsidR="008425B4" w:rsidRPr="008425B4">
              <w:rPr>
                <w:rStyle w:val="Hyperlink"/>
                <w:noProof/>
                <w:highlight w:val="white"/>
              </w:rPr>
              <w:t>2.6.2.1 Anchor</w:t>
            </w:r>
            <w:r w:rsidR="008425B4" w:rsidRPr="008425B4">
              <w:rPr>
                <w:noProof/>
                <w:webHidden/>
              </w:rPr>
              <w:tab/>
            </w:r>
            <w:r w:rsidR="008425B4" w:rsidRPr="008425B4">
              <w:rPr>
                <w:noProof/>
                <w:webHidden/>
              </w:rPr>
              <w:fldChar w:fldCharType="begin"/>
            </w:r>
            <w:r w:rsidR="008425B4" w:rsidRPr="008425B4">
              <w:rPr>
                <w:noProof/>
                <w:webHidden/>
              </w:rPr>
              <w:instrText xml:space="preserve"> PAGEREF _Toc135695369 \h </w:instrText>
            </w:r>
            <w:r w:rsidR="008425B4" w:rsidRPr="008425B4">
              <w:rPr>
                <w:noProof/>
                <w:webHidden/>
              </w:rPr>
            </w:r>
            <w:r w:rsidR="008425B4" w:rsidRPr="008425B4">
              <w:rPr>
                <w:noProof/>
                <w:webHidden/>
              </w:rPr>
              <w:fldChar w:fldCharType="separate"/>
            </w:r>
            <w:r w:rsidR="00283E80">
              <w:rPr>
                <w:noProof/>
                <w:webHidden/>
              </w:rPr>
              <w:t>21</w:t>
            </w:r>
            <w:r w:rsidR="008425B4" w:rsidRPr="008425B4">
              <w:rPr>
                <w:noProof/>
                <w:webHidden/>
              </w:rPr>
              <w:fldChar w:fldCharType="end"/>
            </w:r>
          </w:hyperlink>
        </w:p>
        <w:p w14:paraId="5A91FBBB" w14:textId="40CAC179" w:rsidR="008425B4" w:rsidRPr="008425B4" w:rsidRDefault="00E22632">
          <w:pPr>
            <w:pStyle w:val="TOC4"/>
            <w:tabs>
              <w:tab w:val="right" w:leader="dot" w:pos="919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695370" w:history="1">
            <w:r w:rsidR="008425B4" w:rsidRPr="008425B4">
              <w:rPr>
                <w:rStyle w:val="Hyperlink"/>
                <w:noProof/>
              </w:rPr>
              <w:t>2.6.2.2. Kết cấu mới</w:t>
            </w:r>
            <w:r w:rsidR="008425B4" w:rsidRPr="008425B4">
              <w:rPr>
                <w:noProof/>
                <w:webHidden/>
              </w:rPr>
              <w:tab/>
            </w:r>
            <w:r w:rsidR="008425B4" w:rsidRPr="008425B4">
              <w:rPr>
                <w:noProof/>
                <w:webHidden/>
              </w:rPr>
              <w:fldChar w:fldCharType="begin"/>
            </w:r>
            <w:r w:rsidR="008425B4" w:rsidRPr="008425B4">
              <w:rPr>
                <w:noProof/>
                <w:webHidden/>
              </w:rPr>
              <w:instrText xml:space="preserve"> PAGEREF _Toc135695370 \h </w:instrText>
            </w:r>
            <w:r w:rsidR="008425B4" w:rsidRPr="008425B4">
              <w:rPr>
                <w:noProof/>
                <w:webHidden/>
              </w:rPr>
            </w:r>
            <w:r w:rsidR="008425B4" w:rsidRPr="008425B4">
              <w:rPr>
                <w:noProof/>
                <w:webHidden/>
              </w:rPr>
              <w:fldChar w:fldCharType="separate"/>
            </w:r>
            <w:r w:rsidR="00283E80">
              <w:rPr>
                <w:noProof/>
                <w:webHidden/>
              </w:rPr>
              <w:t>23</w:t>
            </w:r>
            <w:r w:rsidR="008425B4" w:rsidRPr="008425B4">
              <w:rPr>
                <w:noProof/>
                <w:webHidden/>
              </w:rPr>
              <w:fldChar w:fldCharType="end"/>
            </w:r>
          </w:hyperlink>
        </w:p>
        <w:p w14:paraId="2D732481" w14:textId="1BAB0F50" w:rsidR="008425B4" w:rsidRPr="008425B4" w:rsidRDefault="00E22632">
          <w:pPr>
            <w:pStyle w:val="TOC4"/>
            <w:tabs>
              <w:tab w:val="right" w:leader="dot" w:pos="9198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695371" w:history="1">
            <w:r w:rsidR="008425B4" w:rsidRPr="008425B4">
              <w:rPr>
                <w:rStyle w:val="Hyperlink"/>
                <w:noProof/>
              </w:rPr>
              <w:t>2.6.2.3. Đóng mở rộng khảm</w:t>
            </w:r>
            <w:r w:rsidR="008425B4" w:rsidRPr="008425B4">
              <w:rPr>
                <w:noProof/>
                <w:webHidden/>
              </w:rPr>
              <w:tab/>
            </w:r>
            <w:r w:rsidR="008425B4" w:rsidRPr="008425B4">
              <w:rPr>
                <w:noProof/>
                <w:webHidden/>
              </w:rPr>
              <w:fldChar w:fldCharType="begin"/>
            </w:r>
            <w:r w:rsidR="008425B4" w:rsidRPr="008425B4">
              <w:rPr>
                <w:noProof/>
                <w:webHidden/>
              </w:rPr>
              <w:instrText xml:space="preserve"> PAGEREF _Toc135695371 \h </w:instrText>
            </w:r>
            <w:r w:rsidR="008425B4" w:rsidRPr="008425B4">
              <w:rPr>
                <w:noProof/>
                <w:webHidden/>
              </w:rPr>
            </w:r>
            <w:r w:rsidR="008425B4" w:rsidRPr="008425B4">
              <w:rPr>
                <w:noProof/>
                <w:webHidden/>
              </w:rPr>
              <w:fldChar w:fldCharType="separate"/>
            </w:r>
            <w:r w:rsidR="00283E80">
              <w:rPr>
                <w:noProof/>
                <w:webHidden/>
              </w:rPr>
              <w:t>25</w:t>
            </w:r>
            <w:r w:rsidR="008425B4" w:rsidRPr="008425B4">
              <w:rPr>
                <w:noProof/>
                <w:webHidden/>
              </w:rPr>
              <w:fldChar w:fldCharType="end"/>
            </w:r>
          </w:hyperlink>
        </w:p>
        <w:p w14:paraId="354C2E19" w14:textId="52CEC8F7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72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CHƯƠNG 3: XÂY DỰNG MÔ HÌNH DỰA VÀO AI VÀ IoT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_Toc135695372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9148A1" w14:textId="4BE842FE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73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3.1.  Mô hình hệ thống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_Toc135695373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9C1045" w14:textId="5A4B2AC0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74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 Chuẩn bị bộ dữ liệu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_Toc135695374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29015B" w14:textId="623AF47F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75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3.2.1. Bộ dữ liệu 1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_Toc135695375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25D52D" w14:textId="66B115ED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76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3.2.2. Bộ dữ liệu 2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_Toc135695376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0065F" w14:textId="34AD513F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77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 Huấn luyện mô hình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_Toc135695377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B16159" w14:textId="7D9B74B8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78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3.3.1. Huấn luyện mô hình với bộ dữ liệu 1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_Toc135695378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07078" w14:textId="6C16F2B6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79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3.3.2 Huấn luyện mô hình với bộ dữ liệu 2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_Toc135695379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34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77CF8" w14:textId="4C939094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0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3.5. Mô hình kết nối từ Camera đến hệ thống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_Toc135695380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35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1F39C" w14:textId="2A085302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1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3.6. Phát triển chức năng ước lượng khối lượng trái cà chua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_Toc135695381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B8661" w14:textId="753DE6C4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2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3.7. Phát triển chức năng ước lượng ngày thu hoạch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_Toc135695382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AF27DA" w14:textId="1EFC955B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3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3.8. Giao diện hệ thống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_Toc135695383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44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8D69F" w14:textId="55D1340D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4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3.9. Cách chương trình hoạt động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_Toc135695384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45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6E787E" w14:textId="464489E2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5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CHƯƠNG 4: KẾT QUẢ THỰC NGHIỆM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_Toc135695385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112E5F" w14:textId="6856038E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6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4.1. Kết quả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_Toc135695386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2CDFFC" w14:textId="320E496A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7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4.1.1. Kết quả huấn luyện bộ dữ liệu 1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_Toc135695387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98890" w14:textId="079A7000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8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4.1.2. Kết quả huấn luyện bộ dữ liệu 2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_Toc135695388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50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8B0C4" w14:textId="5EEF691A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89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 Thực nghiệm và đánh giá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_Toc135695389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51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42085F" w14:textId="1086995B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90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4.2.1. Thực nghiệm với điều kiện ngoài trời buổi sáng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_Toc135695390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52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48150E" w14:textId="5C4A963E" w:rsidR="008425B4" w:rsidRPr="008425B4" w:rsidRDefault="00E22632">
          <w:pPr>
            <w:pStyle w:val="TOC3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91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4.2.2. Thực nghiệm với điều kiện ngoài trời buổi tối có đèn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_Toc135695391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53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C8D55" w14:textId="2DBA30B9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92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Kết luận và kiến nghị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_Toc135695392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55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6C827" w14:textId="2BA8103F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93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Kết luận: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_Toc135695393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55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594494" w14:textId="0C164257" w:rsidR="008425B4" w:rsidRPr="008425B4" w:rsidRDefault="00E22632">
          <w:pPr>
            <w:pStyle w:val="TOC2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94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Kiến nghị: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_Toc135695394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55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A8B564" w14:textId="710742A6" w:rsidR="008425B4" w:rsidRPr="008425B4" w:rsidRDefault="00E22632">
          <w:pPr>
            <w:pStyle w:val="TOC1"/>
            <w:tabs>
              <w:tab w:val="right" w:leader="dot" w:pos="9198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5695395" w:history="1">
            <w:r w:rsidR="008425B4" w:rsidRPr="008425B4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TÀI LIỆU THAM KHẢO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_Toc135695395 \h </w:instrTex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283E80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58</w:t>
            </w:r>
            <w:r w:rsidR="008425B4" w:rsidRPr="008425B4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4365B6" w14:textId="77777777" w:rsidR="000A2E2E" w:rsidRPr="008425B4" w:rsidRDefault="004718CB" w:rsidP="004718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198"/>
            </w:tabs>
            <w:spacing w:after="100"/>
            <w:rPr>
              <w:b/>
              <w:sz w:val="28"/>
              <w:szCs w:val="28"/>
            </w:rPr>
          </w:pPr>
          <w:r w:rsidRPr="008425B4">
            <w:fldChar w:fldCharType="end"/>
          </w:r>
        </w:p>
      </w:sdtContent>
    </w:sdt>
    <w:p w14:paraId="4EA1F3A6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60CFCCC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2B4B019E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789C643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B87FD8F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2B1755A8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93DC781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121B5F8E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F2D8D33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518EA35C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681DE559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5DF47ADF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229E34EC" w14:textId="77777777" w:rsidR="000A2E2E" w:rsidRPr="008425B4" w:rsidRDefault="000A2E2E" w:rsidP="00283E80">
      <w:pPr>
        <w:spacing w:line="312" w:lineRule="auto"/>
        <w:rPr>
          <w:b/>
          <w:sz w:val="28"/>
          <w:szCs w:val="28"/>
        </w:rPr>
      </w:pPr>
    </w:p>
    <w:p w14:paraId="2A60F703" w14:textId="77777777" w:rsidR="000A2E2E" w:rsidRPr="008425B4" w:rsidRDefault="000A2E2E">
      <w:pPr>
        <w:spacing w:line="312" w:lineRule="auto"/>
        <w:rPr>
          <w:b/>
          <w:sz w:val="28"/>
          <w:szCs w:val="28"/>
        </w:rPr>
        <w:sectPr w:rsidR="000A2E2E" w:rsidRPr="008425B4">
          <w:footerReference w:type="even" r:id="rId9"/>
          <w:footerReference w:type="default" r:id="rId10"/>
          <w:pgSz w:w="11907" w:h="16840"/>
          <w:pgMar w:top="902" w:right="902" w:bottom="899" w:left="1797" w:header="720" w:footer="720" w:gutter="0"/>
          <w:pgNumType w:start="0"/>
          <w:cols w:space="720"/>
        </w:sectPr>
      </w:pPr>
    </w:p>
    <w:p w14:paraId="64F0E72F" w14:textId="77777777" w:rsidR="000A2E2E" w:rsidRPr="008425B4" w:rsidRDefault="00E22632">
      <w:pPr>
        <w:pStyle w:val="Heading1"/>
        <w:spacing w:before="0"/>
        <w:ind w:left="1440" w:firstLine="720"/>
        <w:jc w:val="left"/>
      </w:pPr>
      <w:bookmarkStart w:id="13" w:name="_heading=h.3znysh7" w:colFirst="0" w:colLast="0"/>
      <w:bookmarkStart w:id="14" w:name="_Toc135695338"/>
      <w:bookmarkEnd w:id="13"/>
      <w:r w:rsidRPr="008425B4">
        <w:lastRenderedPageBreak/>
        <w:t>DANH MỤC HÌNH ẢNH VÀ SƠ ĐỒ</w:t>
      </w:r>
      <w:bookmarkEnd w:id="14"/>
      <w:r w:rsidRPr="008425B4">
        <w:rPr>
          <w:sz w:val="27"/>
          <w:szCs w:val="27"/>
        </w:rPr>
        <w:t xml:space="preserve">                                                                            </w:t>
      </w:r>
    </w:p>
    <w:p w14:paraId="40B34FCA" w14:textId="6F811FB1" w:rsidR="00F04180" w:rsidRDefault="00C36E5B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TOC \h \z \c "Hình" </w:instrText>
      </w:r>
      <w:r>
        <w:rPr>
          <w:b/>
          <w:sz w:val="28"/>
          <w:szCs w:val="28"/>
        </w:rPr>
        <w:fldChar w:fldCharType="separate"/>
      </w:r>
      <w:hyperlink w:anchor="_Toc135697239" w:history="1">
        <w:r w:rsidR="00F04180" w:rsidRPr="004065BE">
          <w:rPr>
            <w:rStyle w:val="Hyperlink"/>
            <w:noProof/>
          </w:rPr>
          <w:t>Hình 1: Định nghĩa về CNN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_Toc135697239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12</w:t>
        </w:r>
        <w:r w:rsidR="00F04180">
          <w:rPr>
            <w:noProof/>
            <w:webHidden/>
          </w:rPr>
          <w:fldChar w:fldCharType="end"/>
        </w:r>
      </w:hyperlink>
    </w:p>
    <w:p w14:paraId="3A08DF69" w14:textId="5700530E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0" w:history="1">
        <w:r w:rsidR="00F04180" w:rsidRPr="004065BE">
          <w:rPr>
            <w:rStyle w:val="Hyperlink"/>
            <w:noProof/>
          </w:rPr>
          <w:t>Hình 2: Kiến trúc cơ bản của CNN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_Toc135697240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12</w:t>
        </w:r>
        <w:r w:rsidR="00F04180">
          <w:rPr>
            <w:noProof/>
            <w:webHidden/>
          </w:rPr>
          <w:fldChar w:fldCharType="end"/>
        </w:r>
      </w:hyperlink>
    </w:p>
    <w:p w14:paraId="016F8F9F" w14:textId="23CCEB58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1" w:history="1">
        <w:r w:rsidR="00F04180" w:rsidRPr="004065BE">
          <w:rPr>
            <w:rStyle w:val="Hyperlink"/>
            <w:noProof/>
          </w:rPr>
          <w:t>Hình 3: Các lớp của mạng nơ-ron tích chập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_Toc135697241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13</w:t>
        </w:r>
        <w:r w:rsidR="00F04180">
          <w:rPr>
            <w:noProof/>
            <w:webHidden/>
          </w:rPr>
          <w:fldChar w:fldCharType="end"/>
        </w:r>
      </w:hyperlink>
    </w:p>
    <w:p w14:paraId="2FE57D63" w14:textId="0AB10681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2" w:history="1">
        <w:r w:rsidR="00F04180" w:rsidRPr="004065BE">
          <w:rPr>
            <w:rStyle w:val="Hyperlink"/>
            <w:noProof/>
          </w:rPr>
          <w:t>Hình 4: Deep learning đối với Machine Learning và AI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_Toc135697242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14</w:t>
        </w:r>
        <w:r w:rsidR="00F04180">
          <w:rPr>
            <w:noProof/>
            <w:webHidden/>
          </w:rPr>
          <w:fldChar w:fldCharType="end"/>
        </w:r>
      </w:hyperlink>
    </w:p>
    <w:p w14:paraId="12080268" w14:textId="493883AE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3" w:history="1">
        <w:r w:rsidR="00F04180" w:rsidRPr="004065BE">
          <w:rPr>
            <w:rStyle w:val="Hyperlink"/>
            <w:noProof/>
          </w:rPr>
          <w:t>Hình 5: Các lớp của Deep Learning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_Toc135697243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15</w:t>
        </w:r>
        <w:r w:rsidR="00F04180">
          <w:rPr>
            <w:noProof/>
            <w:webHidden/>
          </w:rPr>
          <w:fldChar w:fldCharType="end"/>
        </w:r>
      </w:hyperlink>
    </w:p>
    <w:p w14:paraId="5850FAAD" w14:textId="32BE952A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4" w:history="1">
        <w:r w:rsidR="00F04180" w:rsidRPr="004065BE">
          <w:rPr>
            <w:rStyle w:val="Hyperlink"/>
            <w:noProof/>
          </w:rPr>
          <w:t>Hình 6: Các lớp của YOLO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_Toc135697244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18</w:t>
        </w:r>
        <w:r w:rsidR="00F04180">
          <w:rPr>
            <w:noProof/>
            <w:webHidden/>
          </w:rPr>
          <w:fldChar w:fldCharType="end"/>
        </w:r>
      </w:hyperlink>
    </w:p>
    <w:p w14:paraId="35ADAB75" w14:textId="7B24CCEB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5" w:history="1">
        <w:r w:rsidR="00F04180" w:rsidRPr="004065BE">
          <w:rPr>
            <w:rStyle w:val="Hyperlink"/>
            <w:noProof/>
          </w:rPr>
          <w:t>Hình 7: Cách mô hình YOLO xử lý ảnh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_Toc135697245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19</w:t>
        </w:r>
        <w:r w:rsidR="00F04180">
          <w:rPr>
            <w:noProof/>
            <w:webHidden/>
          </w:rPr>
          <w:fldChar w:fldCharType="end"/>
        </w:r>
      </w:hyperlink>
    </w:p>
    <w:p w14:paraId="6297792D" w14:textId="344249B4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6" w:history="1">
        <w:r w:rsidR="00F04180" w:rsidRPr="004065BE">
          <w:rPr>
            <w:rStyle w:val="Hyperlink"/>
            <w:noProof/>
          </w:rPr>
          <w:t>Hình 8:Phác thảo của nhiệm vụ phát hiện đối tượng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_Toc135697246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22</w:t>
        </w:r>
        <w:r w:rsidR="00F04180">
          <w:rPr>
            <w:noProof/>
            <w:webHidden/>
          </w:rPr>
          <w:fldChar w:fldCharType="end"/>
        </w:r>
      </w:hyperlink>
    </w:p>
    <w:p w14:paraId="68108CBC" w14:textId="4D62E88D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7" w:history="1">
        <w:r w:rsidR="00F04180" w:rsidRPr="004065BE">
          <w:rPr>
            <w:rStyle w:val="Hyperlink"/>
            <w:noProof/>
          </w:rPr>
          <w:t>Hình 9: Minh họa về Anchor Boxes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_Toc135697247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23</w:t>
        </w:r>
        <w:r w:rsidR="00F04180">
          <w:rPr>
            <w:noProof/>
            <w:webHidden/>
          </w:rPr>
          <w:fldChar w:fldCharType="end"/>
        </w:r>
      </w:hyperlink>
    </w:p>
    <w:p w14:paraId="5DF3FCE2" w14:textId="602F5EC7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8" w:history="1">
        <w:r w:rsidR="00F04180" w:rsidRPr="004065BE">
          <w:rPr>
            <w:rStyle w:val="Hyperlink"/>
            <w:noProof/>
          </w:rPr>
          <w:t>Hình 10: C2F Module YOLOv8 mới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_Toc135697248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24</w:t>
        </w:r>
        <w:r w:rsidR="00F04180">
          <w:rPr>
            <w:noProof/>
            <w:webHidden/>
          </w:rPr>
          <w:fldChar w:fldCharType="end"/>
        </w:r>
      </w:hyperlink>
    </w:p>
    <w:p w14:paraId="74395C37" w14:textId="71B3915D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49" w:history="1">
        <w:r w:rsidR="00F04180" w:rsidRPr="004065BE">
          <w:rPr>
            <w:rStyle w:val="Hyperlink"/>
            <w:noProof/>
          </w:rPr>
          <w:t>Hình 11: Minh họa về đóng mở rộng khảm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_Toc135697249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26</w:t>
        </w:r>
        <w:r w:rsidR="00F04180">
          <w:rPr>
            <w:noProof/>
            <w:webHidden/>
          </w:rPr>
          <w:fldChar w:fldCharType="end"/>
        </w:r>
      </w:hyperlink>
    </w:p>
    <w:p w14:paraId="57939C52" w14:textId="75E4DCAD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0" w:history="1">
        <w:r w:rsidR="00F04180" w:rsidRPr="004065BE">
          <w:rPr>
            <w:rStyle w:val="Hyperlink"/>
            <w:noProof/>
          </w:rPr>
          <w:t>Hình 12: Minh họa mô hình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_Toc135697250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27</w:t>
        </w:r>
        <w:r w:rsidR="00F04180">
          <w:rPr>
            <w:noProof/>
            <w:webHidden/>
          </w:rPr>
          <w:fldChar w:fldCharType="end"/>
        </w:r>
      </w:hyperlink>
    </w:p>
    <w:p w14:paraId="54E0D6D2" w14:textId="6BB6EB4C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1" w:history="1">
        <w:r w:rsidR="00F04180" w:rsidRPr="004065BE">
          <w:rPr>
            <w:rStyle w:val="Hyperlink"/>
            <w:noProof/>
          </w:rPr>
          <w:t>Hình 13: Minh họa file label của bộ dữ liệu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_Toc135697251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29</w:t>
        </w:r>
        <w:r w:rsidR="00F04180">
          <w:rPr>
            <w:noProof/>
            <w:webHidden/>
          </w:rPr>
          <w:fldChar w:fldCharType="end"/>
        </w:r>
      </w:hyperlink>
    </w:p>
    <w:p w14:paraId="509E18BF" w14:textId="00B2C71C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2" w:history="1">
        <w:r w:rsidR="00F04180" w:rsidRPr="004065BE">
          <w:rPr>
            <w:rStyle w:val="Hyperlink"/>
            <w:noProof/>
          </w:rPr>
          <w:t>Hình 14: Minh họa file label của dữ liệu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_Toc135697252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31</w:t>
        </w:r>
        <w:r w:rsidR="00F04180">
          <w:rPr>
            <w:noProof/>
            <w:webHidden/>
          </w:rPr>
          <w:fldChar w:fldCharType="end"/>
        </w:r>
      </w:hyperlink>
    </w:p>
    <w:p w14:paraId="5C2824C9" w14:textId="7481C29F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3" w:history="1">
        <w:r w:rsidR="00F04180" w:rsidRPr="004065BE">
          <w:rPr>
            <w:rStyle w:val="Hyperlink"/>
            <w:noProof/>
          </w:rPr>
          <w:t>Hình 15: Phác thảo mô hình phần cứng hệ thống sử dụng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_Toc135697253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35</w:t>
        </w:r>
        <w:r w:rsidR="00F04180">
          <w:rPr>
            <w:noProof/>
            <w:webHidden/>
          </w:rPr>
          <w:fldChar w:fldCharType="end"/>
        </w:r>
      </w:hyperlink>
    </w:p>
    <w:p w14:paraId="0B182537" w14:textId="71FD1A1D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4" w:history="1">
        <w:r w:rsidR="00F04180" w:rsidRPr="004065BE">
          <w:rPr>
            <w:rStyle w:val="Hyperlink"/>
            <w:noProof/>
          </w:rPr>
          <w:t>Hình 16: Các giai đoạn phát triên của cà chua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_Toc135697254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41</w:t>
        </w:r>
        <w:r w:rsidR="00F04180">
          <w:rPr>
            <w:noProof/>
            <w:webHidden/>
          </w:rPr>
          <w:fldChar w:fldCharType="end"/>
        </w:r>
      </w:hyperlink>
    </w:p>
    <w:p w14:paraId="38585B90" w14:textId="4482F111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5" w:history="1">
        <w:r w:rsidR="00F04180" w:rsidRPr="004065BE">
          <w:rPr>
            <w:rStyle w:val="Hyperlink"/>
            <w:noProof/>
          </w:rPr>
          <w:t>Hình 17: Giao diện của hệ thống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_Toc135697255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44</w:t>
        </w:r>
        <w:r w:rsidR="00F04180">
          <w:rPr>
            <w:noProof/>
            <w:webHidden/>
          </w:rPr>
          <w:fldChar w:fldCharType="end"/>
        </w:r>
      </w:hyperlink>
    </w:p>
    <w:p w14:paraId="30BD8013" w14:textId="7DF8D875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6" w:history="1">
        <w:r w:rsidR="00F04180" w:rsidRPr="004065BE">
          <w:rPr>
            <w:rStyle w:val="Hyperlink"/>
            <w:noProof/>
          </w:rPr>
          <w:t>Hình 18: Cách chương trình hoạt động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_Toc135697256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45</w:t>
        </w:r>
        <w:r w:rsidR="00F04180">
          <w:rPr>
            <w:noProof/>
            <w:webHidden/>
          </w:rPr>
          <w:fldChar w:fldCharType="end"/>
        </w:r>
      </w:hyperlink>
    </w:p>
    <w:p w14:paraId="70E72DCB" w14:textId="46BEA0B0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7" w:history="1">
        <w:r w:rsidR="00F04180" w:rsidRPr="004065BE">
          <w:rPr>
            <w:rStyle w:val="Hyperlink"/>
            <w:noProof/>
          </w:rPr>
          <w:t>Hình 19: Các biến Firebase sử dụng khi giao tiếp với ESP8266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_Toc135697257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46</w:t>
        </w:r>
        <w:r w:rsidR="00F04180">
          <w:rPr>
            <w:noProof/>
            <w:webHidden/>
          </w:rPr>
          <w:fldChar w:fldCharType="end"/>
        </w:r>
      </w:hyperlink>
    </w:p>
    <w:p w14:paraId="6FD4BD3A" w14:textId="73D9CB62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8" w:history="1">
        <w:r w:rsidR="00F04180" w:rsidRPr="004065BE">
          <w:rPr>
            <w:rStyle w:val="Hyperlink"/>
            <w:noProof/>
          </w:rPr>
          <w:t>Hình 20: Các biến Firebase sử dụng khi giao tiếp với ESP32-Cam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_Toc135697258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47</w:t>
        </w:r>
        <w:r w:rsidR="00F04180">
          <w:rPr>
            <w:noProof/>
            <w:webHidden/>
          </w:rPr>
          <w:fldChar w:fldCharType="end"/>
        </w:r>
      </w:hyperlink>
    </w:p>
    <w:p w14:paraId="4F6C5D45" w14:textId="446759ED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59" w:history="1">
        <w:r w:rsidR="00F04180" w:rsidRPr="004065BE">
          <w:rPr>
            <w:rStyle w:val="Hyperlink"/>
            <w:noProof/>
          </w:rPr>
          <w:t>Hình 21: Các biến Firebase sử dụng khi giao tiếp với ESP32-Cam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_Toc135697259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47</w:t>
        </w:r>
        <w:r w:rsidR="00F04180">
          <w:rPr>
            <w:noProof/>
            <w:webHidden/>
          </w:rPr>
          <w:fldChar w:fldCharType="end"/>
        </w:r>
      </w:hyperlink>
    </w:p>
    <w:p w14:paraId="0B42FC02" w14:textId="14787B32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60" w:history="1">
        <w:r w:rsidR="00F04180" w:rsidRPr="004065BE">
          <w:rPr>
            <w:rStyle w:val="Hyperlink"/>
            <w:noProof/>
          </w:rPr>
          <w:t>Hình 22: Kết quả huấn luyện bộ dữ liệu 1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_Toc135697260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50</w:t>
        </w:r>
        <w:r w:rsidR="00F04180">
          <w:rPr>
            <w:noProof/>
            <w:webHidden/>
          </w:rPr>
          <w:fldChar w:fldCharType="end"/>
        </w:r>
      </w:hyperlink>
    </w:p>
    <w:p w14:paraId="23CA8756" w14:textId="3D0E8F65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61" w:history="1">
        <w:r w:rsidR="00F04180" w:rsidRPr="004065BE">
          <w:rPr>
            <w:rStyle w:val="Hyperlink"/>
            <w:noProof/>
          </w:rPr>
          <w:t>Hình 23: Kết quả huấn luyện bộ dữ liệu 2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_Toc135697261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51</w:t>
        </w:r>
        <w:r w:rsidR="00F04180">
          <w:rPr>
            <w:noProof/>
            <w:webHidden/>
          </w:rPr>
          <w:fldChar w:fldCharType="end"/>
        </w:r>
      </w:hyperlink>
    </w:p>
    <w:p w14:paraId="2BB6A0F8" w14:textId="7BC390F0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62" w:history="1">
        <w:r w:rsidR="00F04180" w:rsidRPr="004065BE">
          <w:rPr>
            <w:rStyle w:val="Hyperlink"/>
            <w:noProof/>
          </w:rPr>
          <w:t>Hình 24: Ảnh chụp thực nghiệm với điều kiện ngoài trời buổi sáng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_Toc135697262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52</w:t>
        </w:r>
        <w:r w:rsidR="00F04180">
          <w:rPr>
            <w:noProof/>
            <w:webHidden/>
          </w:rPr>
          <w:fldChar w:fldCharType="end"/>
        </w:r>
      </w:hyperlink>
    </w:p>
    <w:p w14:paraId="184A22D0" w14:textId="3E82980A" w:rsidR="00F04180" w:rsidRDefault="00E22632" w:rsidP="00F04180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263" w:history="1">
        <w:r w:rsidR="00F04180" w:rsidRPr="004065BE">
          <w:rPr>
            <w:rStyle w:val="Hyperlink"/>
            <w:noProof/>
          </w:rPr>
          <w:t>Hình 25: Ảnh chụp thực nghiệm với điều kiện ngoài trời buổi tối có đèn</w:t>
        </w:r>
        <w:r w:rsidR="00F04180">
          <w:rPr>
            <w:noProof/>
            <w:webHidden/>
          </w:rPr>
          <w:tab/>
        </w:r>
        <w:r w:rsidR="00F04180">
          <w:rPr>
            <w:noProof/>
            <w:webHidden/>
          </w:rPr>
          <w:fldChar w:fldCharType="begin"/>
        </w:r>
        <w:r w:rsidR="00F04180">
          <w:rPr>
            <w:noProof/>
            <w:webHidden/>
          </w:rPr>
          <w:instrText xml:space="preserve"> PAGEREF _Toc135697263 \h </w:instrText>
        </w:r>
        <w:r w:rsidR="00F04180">
          <w:rPr>
            <w:noProof/>
            <w:webHidden/>
          </w:rPr>
        </w:r>
        <w:r w:rsidR="00F04180">
          <w:rPr>
            <w:noProof/>
            <w:webHidden/>
          </w:rPr>
          <w:fldChar w:fldCharType="separate"/>
        </w:r>
        <w:r w:rsidR="00283E80">
          <w:rPr>
            <w:noProof/>
            <w:webHidden/>
          </w:rPr>
          <w:t>53</w:t>
        </w:r>
        <w:r w:rsidR="00F04180">
          <w:rPr>
            <w:noProof/>
            <w:webHidden/>
          </w:rPr>
          <w:fldChar w:fldCharType="end"/>
        </w:r>
      </w:hyperlink>
    </w:p>
    <w:p w14:paraId="5C4DBA85" w14:textId="6F263B6F" w:rsidR="000A2E2E" w:rsidRPr="008425B4" w:rsidRDefault="00C36E5B" w:rsidP="00F0418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06B1076B" w14:textId="77777777" w:rsidR="00F04180" w:rsidRDefault="00F04180" w:rsidP="00F04180">
      <w:pPr>
        <w:pStyle w:val="Heading1"/>
        <w:jc w:val="left"/>
      </w:pPr>
    </w:p>
    <w:p w14:paraId="061C6F5B" w14:textId="77777777" w:rsidR="009B6C7C" w:rsidRDefault="009B6C7C" w:rsidP="009B6C7C"/>
    <w:p w14:paraId="76FC271A" w14:textId="77777777" w:rsidR="009B6C7C" w:rsidRPr="009B6C7C" w:rsidRDefault="009B6C7C" w:rsidP="009B6C7C"/>
    <w:p w14:paraId="777CE5C0" w14:textId="77777777" w:rsidR="000A2E2E" w:rsidRPr="008425B4" w:rsidRDefault="00E22632">
      <w:pPr>
        <w:pStyle w:val="Heading1"/>
        <w:rPr>
          <w:b w:val="0"/>
        </w:rPr>
      </w:pPr>
      <w:bookmarkStart w:id="15" w:name="_heading=h.2et92p0" w:colFirst="0" w:colLast="0"/>
      <w:bookmarkStart w:id="16" w:name="_Toc135695339"/>
      <w:bookmarkEnd w:id="15"/>
      <w:r w:rsidRPr="008425B4">
        <w:lastRenderedPageBreak/>
        <w:t xml:space="preserve">DANH MỤC CHỮ VIẾT TẮT VÀ CÁC CỤM TỪ ĐƯỢC SỬ </w:t>
      </w:r>
      <w:commentRangeStart w:id="17"/>
      <w:r w:rsidRPr="008425B4">
        <w:t>DỤNG</w:t>
      </w:r>
      <w:bookmarkEnd w:id="16"/>
      <w:commentRangeEnd w:id="17"/>
      <w:r w:rsidR="00383B47">
        <w:rPr>
          <w:rStyle w:val="CommentReference"/>
          <w:b w:val="0"/>
        </w:rPr>
        <w:commentReference w:id="17"/>
      </w:r>
      <w:r w:rsidRPr="008425B4">
        <w:t xml:space="preserve"> </w:t>
      </w:r>
    </w:p>
    <w:tbl>
      <w:tblPr>
        <w:tblStyle w:val="aa"/>
        <w:tblW w:w="9445" w:type="dxa"/>
        <w:tblLayout w:type="fixed"/>
        <w:tblLook w:val="0400" w:firstRow="0" w:lastRow="0" w:firstColumn="0" w:lastColumn="0" w:noHBand="0" w:noVBand="1"/>
      </w:tblPr>
      <w:tblGrid>
        <w:gridCol w:w="1705"/>
        <w:gridCol w:w="3728"/>
        <w:gridCol w:w="4012"/>
      </w:tblGrid>
      <w:tr w:rsidR="000A2E2E" w:rsidRPr="008425B4" w14:paraId="33C1B558" w14:textId="77777777">
        <w:trPr>
          <w:trHeight w:val="288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86DE3B" w14:textId="77777777" w:rsidR="000A2E2E" w:rsidRPr="008425B4" w:rsidRDefault="00E22632">
            <w:pPr>
              <w:rPr>
                <w:b/>
                <w:sz w:val="27"/>
                <w:szCs w:val="27"/>
              </w:rPr>
            </w:pPr>
            <w:proofErr w:type="spellStart"/>
            <w:r w:rsidRPr="008425B4">
              <w:rPr>
                <w:b/>
                <w:sz w:val="27"/>
                <w:szCs w:val="27"/>
              </w:rPr>
              <w:t>Tư</w:t>
            </w:r>
            <w:proofErr w:type="spellEnd"/>
            <w:r w:rsidRPr="008425B4">
              <w:rPr>
                <w:b/>
                <w:sz w:val="27"/>
                <w:szCs w:val="27"/>
              </w:rPr>
              <w:t>̀</w:t>
            </w:r>
          </w:p>
        </w:tc>
        <w:tc>
          <w:tcPr>
            <w:tcW w:w="37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082B12" w14:textId="77777777" w:rsidR="000A2E2E" w:rsidRPr="008425B4" w:rsidRDefault="00E22632">
            <w:pPr>
              <w:rPr>
                <w:b/>
                <w:sz w:val="27"/>
                <w:szCs w:val="27"/>
              </w:rPr>
            </w:pPr>
            <w:proofErr w:type="spellStart"/>
            <w:r w:rsidRPr="008425B4">
              <w:rPr>
                <w:b/>
                <w:sz w:val="27"/>
                <w:szCs w:val="27"/>
              </w:rPr>
              <w:t>Dạng</w:t>
            </w:r>
            <w:proofErr w:type="spellEnd"/>
            <w:r w:rsidRPr="008425B4">
              <w:rPr>
                <w:b/>
                <w:sz w:val="27"/>
                <w:szCs w:val="27"/>
              </w:rPr>
              <w:t xml:space="preserve"> </w:t>
            </w:r>
            <w:proofErr w:type="spellStart"/>
            <w:r w:rsidRPr="008425B4">
              <w:rPr>
                <w:b/>
                <w:sz w:val="27"/>
                <w:szCs w:val="27"/>
              </w:rPr>
              <w:t>đầy</w:t>
            </w:r>
            <w:proofErr w:type="spellEnd"/>
            <w:r w:rsidRPr="008425B4">
              <w:rPr>
                <w:b/>
                <w:sz w:val="27"/>
                <w:szCs w:val="27"/>
              </w:rPr>
              <w:t xml:space="preserve"> </w:t>
            </w:r>
            <w:proofErr w:type="spellStart"/>
            <w:r w:rsidRPr="008425B4">
              <w:rPr>
                <w:b/>
                <w:sz w:val="27"/>
                <w:szCs w:val="27"/>
              </w:rPr>
              <w:t>đu</w:t>
            </w:r>
            <w:proofErr w:type="spellEnd"/>
            <w:r w:rsidRPr="008425B4">
              <w:rPr>
                <w:b/>
                <w:sz w:val="27"/>
                <w:szCs w:val="27"/>
              </w:rPr>
              <w:t>̉</w:t>
            </w:r>
          </w:p>
        </w:tc>
        <w:tc>
          <w:tcPr>
            <w:tcW w:w="401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68F667" w14:textId="77777777" w:rsidR="000A2E2E" w:rsidRPr="008425B4" w:rsidRDefault="00E22632">
            <w:pPr>
              <w:rPr>
                <w:b/>
                <w:sz w:val="27"/>
                <w:szCs w:val="27"/>
              </w:rPr>
            </w:pPr>
            <w:r w:rsidRPr="008425B4">
              <w:rPr>
                <w:b/>
                <w:sz w:val="27"/>
                <w:szCs w:val="27"/>
              </w:rPr>
              <w:t xml:space="preserve">Ý </w:t>
            </w:r>
            <w:proofErr w:type="spellStart"/>
            <w:r w:rsidRPr="008425B4">
              <w:rPr>
                <w:b/>
                <w:sz w:val="27"/>
                <w:szCs w:val="27"/>
              </w:rPr>
              <w:t>nghĩa</w:t>
            </w:r>
            <w:proofErr w:type="spellEnd"/>
          </w:p>
        </w:tc>
      </w:tr>
      <w:tr w:rsidR="000A2E2E" w:rsidRPr="008425B4" w14:paraId="6663E327" w14:textId="77777777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56C869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533D03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4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585FE6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</w:tr>
      <w:tr w:rsidR="000A2E2E" w:rsidRPr="008425B4" w14:paraId="2F175313" w14:textId="77777777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0E4A6D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4A09B8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4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63B4AD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</w:tr>
      <w:tr w:rsidR="000A2E2E" w:rsidRPr="008425B4" w14:paraId="0DA90CAF" w14:textId="77777777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ACE0E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FB3DE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4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44421D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</w:tr>
      <w:tr w:rsidR="000A2E2E" w:rsidRPr="008425B4" w14:paraId="20884BFD" w14:textId="77777777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584741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AB24C80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4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2D93B4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</w:tr>
      <w:tr w:rsidR="000A2E2E" w:rsidRPr="008425B4" w14:paraId="0EC0F852" w14:textId="77777777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D7FC75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FCDC4A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4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BB6CF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</w:tr>
      <w:tr w:rsidR="000A2E2E" w:rsidRPr="008425B4" w14:paraId="465CE99D" w14:textId="77777777">
        <w:trPr>
          <w:trHeight w:val="288"/>
        </w:trPr>
        <w:tc>
          <w:tcPr>
            <w:tcW w:w="17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032274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4D8C9D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  <w:tc>
          <w:tcPr>
            <w:tcW w:w="401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184006" w14:textId="77777777" w:rsidR="000A2E2E" w:rsidRPr="008425B4" w:rsidRDefault="000A2E2E">
            <w:pPr>
              <w:rPr>
                <w:sz w:val="27"/>
                <w:szCs w:val="27"/>
              </w:rPr>
            </w:pPr>
          </w:p>
        </w:tc>
      </w:tr>
    </w:tbl>
    <w:p w14:paraId="757B1827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0E5A947F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43FF7738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A8D8A31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62FB5463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5EE14AF5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04056F8D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5F951FD4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6F2FD46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62EB70E5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D56F4CD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0BFA6718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2051B8B2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7A27483F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500B92F2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671123B4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1793AFC6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17CAEA51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5E8BDF6B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3706FC57" w14:textId="77777777" w:rsidR="000A2E2E" w:rsidRPr="008425B4" w:rsidRDefault="000A2E2E">
      <w:pPr>
        <w:spacing w:line="312" w:lineRule="auto"/>
        <w:jc w:val="center"/>
        <w:rPr>
          <w:b/>
          <w:sz w:val="28"/>
          <w:szCs w:val="28"/>
        </w:rPr>
      </w:pPr>
    </w:p>
    <w:p w14:paraId="220B61BC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29B131C1" w14:textId="77777777" w:rsidR="000A2E2E" w:rsidRPr="008425B4" w:rsidRDefault="00E22632">
      <w:pPr>
        <w:pStyle w:val="Heading1"/>
      </w:pPr>
      <w:bookmarkStart w:id="18" w:name="_heading=h.q1w0u0mbq572" w:colFirst="0" w:colLast="0"/>
      <w:bookmarkEnd w:id="18"/>
      <w:r w:rsidRPr="008425B4">
        <w:br w:type="page"/>
      </w:r>
    </w:p>
    <w:p w14:paraId="0DCE8565" w14:textId="77777777" w:rsidR="000A2E2E" w:rsidRPr="008425B4" w:rsidRDefault="00E22632">
      <w:pPr>
        <w:pStyle w:val="Heading1"/>
        <w:rPr>
          <w:b w:val="0"/>
        </w:rPr>
      </w:pPr>
      <w:bookmarkStart w:id="19" w:name="_heading=h.tyjcwt" w:colFirst="0" w:colLast="0"/>
      <w:bookmarkStart w:id="20" w:name="_Toc135695340"/>
      <w:bookmarkEnd w:id="19"/>
      <w:r w:rsidRPr="008425B4">
        <w:lastRenderedPageBreak/>
        <w:t>DANH MỤC BẢNG BIỂU</w:t>
      </w:r>
      <w:bookmarkEnd w:id="20"/>
    </w:p>
    <w:p w14:paraId="6D10D4EF" w14:textId="5452E951" w:rsidR="009B6C7C" w:rsidRPr="009B6C7C" w:rsidRDefault="009B6C7C" w:rsidP="009B6C7C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9B6C7C">
        <w:rPr>
          <w:rStyle w:val="Hyperlink"/>
          <w:noProof/>
          <w:color w:val="auto"/>
          <w:u w:val="none"/>
        </w:rPr>
        <w:t>Bảng 1: Tham số sử dụng khi huấn luyện mô hình với bộ dữ liệu 1</w:t>
      </w:r>
      <w:r w:rsidRPr="009B6C7C">
        <w:rPr>
          <w:noProof/>
          <w:webHidden/>
        </w:rPr>
        <w:tab/>
      </w:r>
      <w:r w:rsidRPr="009B6C7C">
        <w:rPr>
          <w:noProof/>
          <w:webHidden/>
        </w:rPr>
        <w:fldChar w:fldCharType="begin"/>
      </w:r>
      <w:r w:rsidRPr="009B6C7C">
        <w:rPr>
          <w:noProof/>
          <w:webHidden/>
        </w:rPr>
        <w:instrText xml:space="preserve"> PAGEREF _Toc135697819 \h </w:instrText>
      </w:r>
      <w:r w:rsidRPr="009B6C7C">
        <w:rPr>
          <w:noProof/>
          <w:webHidden/>
        </w:rPr>
      </w:r>
      <w:r w:rsidRPr="009B6C7C">
        <w:rPr>
          <w:noProof/>
          <w:webHidden/>
        </w:rPr>
        <w:fldChar w:fldCharType="separate"/>
      </w:r>
      <w:r w:rsidRPr="009B6C7C">
        <w:rPr>
          <w:noProof/>
          <w:webHidden/>
        </w:rPr>
        <w:t>33</w:t>
      </w:r>
      <w:r w:rsidRPr="009B6C7C">
        <w:rPr>
          <w:noProof/>
          <w:webHidden/>
        </w:rPr>
        <w:fldChar w:fldCharType="end"/>
      </w:r>
    </w:p>
    <w:p w14:paraId="39C5B94E" w14:textId="77777777" w:rsidR="009B6C7C" w:rsidRPr="009B6C7C" w:rsidRDefault="00E22632" w:rsidP="009B6C7C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820" w:history="1">
        <w:r w:rsidR="009B6C7C" w:rsidRPr="009B6C7C">
          <w:rPr>
            <w:rStyle w:val="Hyperlink"/>
            <w:noProof/>
            <w:color w:val="auto"/>
            <w:u w:val="none"/>
          </w:rPr>
          <w:t>Bảng 2: Tham số sử dụng khi huấn luyện mô hình với bộ dữ liệu 2</w:t>
        </w:r>
        <w:r w:rsidR="009B6C7C" w:rsidRPr="009B6C7C">
          <w:rPr>
            <w:noProof/>
            <w:webHidden/>
          </w:rPr>
          <w:tab/>
        </w:r>
        <w:r w:rsidR="009B6C7C" w:rsidRPr="009B6C7C">
          <w:rPr>
            <w:noProof/>
            <w:webHidden/>
          </w:rPr>
          <w:fldChar w:fldCharType="begin"/>
        </w:r>
        <w:r w:rsidR="009B6C7C" w:rsidRPr="009B6C7C">
          <w:rPr>
            <w:noProof/>
            <w:webHidden/>
          </w:rPr>
          <w:instrText xml:space="preserve"> PAGEREF _Toc135697820 \h </w:instrText>
        </w:r>
        <w:r w:rsidR="009B6C7C" w:rsidRPr="009B6C7C">
          <w:rPr>
            <w:noProof/>
            <w:webHidden/>
          </w:rPr>
        </w:r>
        <w:r w:rsidR="009B6C7C" w:rsidRPr="009B6C7C">
          <w:rPr>
            <w:noProof/>
            <w:webHidden/>
          </w:rPr>
          <w:fldChar w:fldCharType="separate"/>
        </w:r>
        <w:r w:rsidR="009B6C7C" w:rsidRPr="009B6C7C">
          <w:rPr>
            <w:noProof/>
            <w:webHidden/>
          </w:rPr>
          <w:t>35</w:t>
        </w:r>
        <w:r w:rsidR="009B6C7C" w:rsidRPr="009B6C7C">
          <w:rPr>
            <w:noProof/>
            <w:webHidden/>
          </w:rPr>
          <w:fldChar w:fldCharType="end"/>
        </w:r>
      </w:hyperlink>
    </w:p>
    <w:p w14:paraId="7162AF23" w14:textId="77777777" w:rsidR="009B6C7C" w:rsidRPr="009B6C7C" w:rsidRDefault="00E22632" w:rsidP="009B6C7C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821" w:history="1">
        <w:r w:rsidR="009B6C7C" w:rsidRPr="009B6C7C">
          <w:rPr>
            <w:rStyle w:val="Hyperlink"/>
            <w:noProof/>
            <w:color w:val="auto"/>
            <w:u w:val="none"/>
          </w:rPr>
          <w:t>Bảng 3: Các thiết bị hệ thống sử dụng</w:t>
        </w:r>
        <w:r w:rsidR="009B6C7C" w:rsidRPr="009B6C7C">
          <w:rPr>
            <w:noProof/>
            <w:webHidden/>
          </w:rPr>
          <w:tab/>
        </w:r>
        <w:r w:rsidR="009B6C7C" w:rsidRPr="009B6C7C">
          <w:rPr>
            <w:noProof/>
            <w:webHidden/>
          </w:rPr>
          <w:fldChar w:fldCharType="begin"/>
        </w:r>
        <w:r w:rsidR="009B6C7C" w:rsidRPr="009B6C7C">
          <w:rPr>
            <w:noProof/>
            <w:webHidden/>
          </w:rPr>
          <w:instrText xml:space="preserve"> PAGEREF _Toc135697821 \h </w:instrText>
        </w:r>
        <w:r w:rsidR="009B6C7C" w:rsidRPr="009B6C7C">
          <w:rPr>
            <w:noProof/>
            <w:webHidden/>
          </w:rPr>
        </w:r>
        <w:r w:rsidR="009B6C7C" w:rsidRPr="009B6C7C">
          <w:rPr>
            <w:noProof/>
            <w:webHidden/>
          </w:rPr>
          <w:fldChar w:fldCharType="separate"/>
        </w:r>
        <w:r w:rsidR="009B6C7C" w:rsidRPr="009B6C7C">
          <w:rPr>
            <w:noProof/>
            <w:webHidden/>
          </w:rPr>
          <w:t>37</w:t>
        </w:r>
        <w:r w:rsidR="009B6C7C" w:rsidRPr="009B6C7C">
          <w:rPr>
            <w:noProof/>
            <w:webHidden/>
          </w:rPr>
          <w:fldChar w:fldCharType="end"/>
        </w:r>
      </w:hyperlink>
    </w:p>
    <w:p w14:paraId="71E5CEB1" w14:textId="77777777" w:rsidR="009B6C7C" w:rsidRPr="009B6C7C" w:rsidRDefault="00E22632" w:rsidP="009B6C7C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822" w:history="1">
        <w:r w:rsidR="009B6C7C" w:rsidRPr="009B6C7C">
          <w:rPr>
            <w:rStyle w:val="Hyperlink"/>
            <w:noProof/>
            <w:color w:val="auto"/>
            <w:u w:val="none"/>
          </w:rPr>
          <w:t>Bảng 4:Các biến Firebase sử dụng khi giao tiếp với ESP-8266</w:t>
        </w:r>
        <w:r w:rsidR="009B6C7C" w:rsidRPr="009B6C7C">
          <w:rPr>
            <w:noProof/>
            <w:webHidden/>
          </w:rPr>
          <w:tab/>
        </w:r>
        <w:r w:rsidR="009B6C7C" w:rsidRPr="009B6C7C">
          <w:rPr>
            <w:noProof/>
            <w:webHidden/>
          </w:rPr>
          <w:fldChar w:fldCharType="begin"/>
        </w:r>
        <w:r w:rsidR="009B6C7C" w:rsidRPr="009B6C7C">
          <w:rPr>
            <w:noProof/>
            <w:webHidden/>
          </w:rPr>
          <w:instrText xml:space="preserve"> PAGEREF _Toc135697822 \h </w:instrText>
        </w:r>
        <w:r w:rsidR="009B6C7C" w:rsidRPr="009B6C7C">
          <w:rPr>
            <w:noProof/>
            <w:webHidden/>
          </w:rPr>
        </w:r>
        <w:r w:rsidR="009B6C7C" w:rsidRPr="009B6C7C">
          <w:rPr>
            <w:noProof/>
            <w:webHidden/>
          </w:rPr>
          <w:fldChar w:fldCharType="separate"/>
        </w:r>
        <w:r w:rsidR="009B6C7C" w:rsidRPr="009B6C7C">
          <w:rPr>
            <w:noProof/>
            <w:webHidden/>
          </w:rPr>
          <w:t>47</w:t>
        </w:r>
        <w:r w:rsidR="009B6C7C" w:rsidRPr="009B6C7C">
          <w:rPr>
            <w:noProof/>
            <w:webHidden/>
          </w:rPr>
          <w:fldChar w:fldCharType="end"/>
        </w:r>
      </w:hyperlink>
    </w:p>
    <w:p w14:paraId="18375B9B" w14:textId="77777777" w:rsidR="009B6C7C" w:rsidRPr="009B6C7C" w:rsidRDefault="00E22632" w:rsidP="009B6C7C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823" w:history="1">
        <w:r w:rsidR="009B6C7C" w:rsidRPr="009B6C7C">
          <w:rPr>
            <w:rStyle w:val="Hyperlink"/>
            <w:noProof/>
            <w:color w:val="auto"/>
            <w:u w:val="none"/>
          </w:rPr>
          <w:t>Bảng 5:Các biến Firebase sử dụng khi giao tiếp với ESP32-Cam</w:t>
        </w:r>
        <w:r w:rsidR="009B6C7C" w:rsidRPr="009B6C7C">
          <w:rPr>
            <w:noProof/>
            <w:webHidden/>
          </w:rPr>
          <w:tab/>
        </w:r>
        <w:r w:rsidR="009B6C7C" w:rsidRPr="009B6C7C">
          <w:rPr>
            <w:noProof/>
            <w:webHidden/>
          </w:rPr>
          <w:fldChar w:fldCharType="begin"/>
        </w:r>
        <w:r w:rsidR="009B6C7C" w:rsidRPr="009B6C7C">
          <w:rPr>
            <w:noProof/>
            <w:webHidden/>
          </w:rPr>
          <w:instrText xml:space="preserve"> PAGEREF _Toc135697823 \h </w:instrText>
        </w:r>
        <w:r w:rsidR="009B6C7C" w:rsidRPr="009B6C7C">
          <w:rPr>
            <w:noProof/>
            <w:webHidden/>
          </w:rPr>
        </w:r>
        <w:r w:rsidR="009B6C7C" w:rsidRPr="009B6C7C">
          <w:rPr>
            <w:noProof/>
            <w:webHidden/>
          </w:rPr>
          <w:fldChar w:fldCharType="separate"/>
        </w:r>
        <w:r w:rsidR="009B6C7C" w:rsidRPr="009B6C7C">
          <w:rPr>
            <w:noProof/>
            <w:webHidden/>
          </w:rPr>
          <w:t>48</w:t>
        </w:r>
        <w:r w:rsidR="009B6C7C" w:rsidRPr="009B6C7C">
          <w:rPr>
            <w:noProof/>
            <w:webHidden/>
          </w:rPr>
          <w:fldChar w:fldCharType="end"/>
        </w:r>
      </w:hyperlink>
    </w:p>
    <w:p w14:paraId="1EC2142A" w14:textId="77777777" w:rsidR="009B6C7C" w:rsidRPr="009B6C7C" w:rsidRDefault="00E22632" w:rsidP="009B6C7C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824" w:history="1">
        <w:r w:rsidR="009B6C7C" w:rsidRPr="009B6C7C">
          <w:rPr>
            <w:rStyle w:val="Hyperlink"/>
            <w:noProof/>
            <w:color w:val="auto"/>
            <w:u w:val="none"/>
          </w:rPr>
          <w:t>Bảng 6:Các biến Firebase sử dụng khi giao tiếp với giao diện</w:t>
        </w:r>
        <w:r w:rsidR="009B6C7C" w:rsidRPr="009B6C7C">
          <w:rPr>
            <w:noProof/>
            <w:webHidden/>
          </w:rPr>
          <w:tab/>
        </w:r>
        <w:r w:rsidR="009B6C7C" w:rsidRPr="009B6C7C">
          <w:rPr>
            <w:noProof/>
            <w:webHidden/>
          </w:rPr>
          <w:fldChar w:fldCharType="begin"/>
        </w:r>
        <w:r w:rsidR="009B6C7C" w:rsidRPr="009B6C7C">
          <w:rPr>
            <w:noProof/>
            <w:webHidden/>
          </w:rPr>
          <w:instrText xml:space="preserve"> PAGEREF _Toc135697824 \h </w:instrText>
        </w:r>
        <w:r w:rsidR="009B6C7C" w:rsidRPr="009B6C7C">
          <w:rPr>
            <w:noProof/>
            <w:webHidden/>
          </w:rPr>
        </w:r>
        <w:r w:rsidR="009B6C7C" w:rsidRPr="009B6C7C">
          <w:rPr>
            <w:noProof/>
            <w:webHidden/>
          </w:rPr>
          <w:fldChar w:fldCharType="separate"/>
        </w:r>
        <w:r w:rsidR="009B6C7C" w:rsidRPr="009B6C7C">
          <w:rPr>
            <w:noProof/>
            <w:webHidden/>
          </w:rPr>
          <w:t>49</w:t>
        </w:r>
        <w:r w:rsidR="009B6C7C" w:rsidRPr="009B6C7C">
          <w:rPr>
            <w:noProof/>
            <w:webHidden/>
          </w:rPr>
          <w:fldChar w:fldCharType="end"/>
        </w:r>
      </w:hyperlink>
    </w:p>
    <w:p w14:paraId="168C5458" w14:textId="77777777" w:rsidR="009B6C7C" w:rsidRPr="009B6C7C" w:rsidRDefault="00E22632" w:rsidP="009B6C7C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825" w:history="1">
        <w:r w:rsidR="009B6C7C" w:rsidRPr="009B6C7C">
          <w:rPr>
            <w:rStyle w:val="Hyperlink"/>
            <w:noProof/>
            <w:color w:val="auto"/>
            <w:u w:val="none"/>
          </w:rPr>
          <w:t>Bảng 7: Kết quả thực nghiệm ban ngày</w:t>
        </w:r>
        <w:r w:rsidR="009B6C7C" w:rsidRPr="009B6C7C">
          <w:rPr>
            <w:noProof/>
            <w:webHidden/>
          </w:rPr>
          <w:tab/>
        </w:r>
        <w:r w:rsidR="009B6C7C" w:rsidRPr="009B6C7C">
          <w:rPr>
            <w:noProof/>
            <w:webHidden/>
          </w:rPr>
          <w:fldChar w:fldCharType="begin"/>
        </w:r>
        <w:r w:rsidR="009B6C7C" w:rsidRPr="009B6C7C">
          <w:rPr>
            <w:noProof/>
            <w:webHidden/>
          </w:rPr>
          <w:instrText xml:space="preserve"> PAGEREF _Toc135697825 \h </w:instrText>
        </w:r>
        <w:r w:rsidR="009B6C7C" w:rsidRPr="009B6C7C">
          <w:rPr>
            <w:noProof/>
            <w:webHidden/>
          </w:rPr>
        </w:r>
        <w:r w:rsidR="009B6C7C" w:rsidRPr="009B6C7C">
          <w:rPr>
            <w:noProof/>
            <w:webHidden/>
          </w:rPr>
          <w:fldChar w:fldCharType="separate"/>
        </w:r>
        <w:r w:rsidR="009B6C7C" w:rsidRPr="009B6C7C">
          <w:rPr>
            <w:noProof/>
            <w:webHidden/>
          </w:rPr>
          <w:t>53</w:t>
        </w:r>
        <w:r w:rsidR="009B6C7C" w:rsidRPr="009B6C7C">
          <w:rPr>
            <w:noProof/>
            <w:webHidden/>
          </w:rPr>
          <w:fldChar w:fldCharType="end"/>
        </w:r>
      </w:hyperlink>
    </w:p>
    <w:p w14:paraId="208C7994" w14:textId="77777777" w:rsidR="009B6C7C" w:rsidRPr="009B6C7C" w:rsidRDefault="00E22632" w:rsidP="009B6C7C">
      <w:pPr>
        <w:pStyle w:val="TableofFigures"/>
        <w:tabs>
          <w:tab w:val="right" w:leader="dot" w:pos="9198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35697826" w:history="1">
        <w:r w:rsidR="009B6C7C" w:rsidRPr="009B6C7C">
          <w:rPr>
            <w:rStyle w:val="Hyperlink"/>
            <w:noProof/>
            <w:color w:val="auto"/>
            <w:u w:val="none"/>
          </w:rPr>
          <w:t>Bảng 8: Kết quả thực nghiệm buổi tối</w:t>
        </w:r>
        <w:r w:rsidR="009B6C7C" w:rsidRPr="009B6C7C">
          <w:rPr>
            <w:noProof/>
            <w:webHidden/>
          </w:rPr>
          <w:tab/>
        </w:r>
        <w:r w:rsidR="009B6C7C" w:rsidRPr="009B6C7C">
          <w:rPr>
            <w:noProof/>
            <w:webHidden/>
          </w:rPr>
          <w:fldChar w:fldCharType="begin"/>
        </w:r>
        <w:r w:rsidR="009B6C7C" w:rsidRPr="009B6C7C">
          <w:rPr>
            <w:noProof/>
            <w:webHidden/>
          </w:rPr>
          <w:instrText xml:space="preserve"> PAGEREF _Toc135697826 \h </w:instrText>
        </w:r>
        <w:r w:rsidR="009B6C7C" w:rsidRPr="009B6C7C">
          <w:rPr>
            <w:noProof/>
            <w:webHidden/>
          </w:rPr>
        </w:r>
        <w:r w:rsidR="009B6C7C" w:rsidRPr="009B6C7C">
          <w:rPr>
            <w:noProof/>
            <w:webHidden/>
          </w:rPr>
          <w:fldChar w:fldCharType="separate"/>
        </w:r>
        <w:r w:rsidR="009B6C7C" w:rsidRPr="009B6C7C">
          <w:rPr>
            <w:noProof/>
            <w:webHidden/>
          </w:rPr>
          <w:t>54</w:t>
        </w:r>
        <w:r w:rsidR="009B6C7C" w:rsidRPr="009B6C7C">
          <w:rPr>
            <w:noProof/>
            <w:webHidden/>
          </w:rPr>
          <w:fldChar w:fldCharType="end"/>
        </w:r>
      </w:hyperlink>
    </w:p>
    <w:p w14:paraId="073487D4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054B7509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3AD58368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2C1EFBE8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3BB2C5EE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545FFC59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0160C7B7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78DA61BD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6CE47A95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43F934D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6602BD79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22BB642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31FBB9A6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210DED93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2E5FD2D5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2D27F239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70843B10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BDAC429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32A40960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5A086F5B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0A4DAD7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F6C2959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137AFA80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6FE8B8B2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4E026758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4D437D59" w14:textId="77777777" w:rsidR="000A2E2E" w:rsidRPr="008425B4" w:rsidRDefault="00E22632" w:rsidP="00F11811">
      <w:pPr>
        <w:pStyle w:val="Heading1"/>
        <w:rPr>
          <w:b w:val="0"/>
        </w:rPr>
      </w:pPr>
      <w:bookmarkStart w:id="21" w:name="_heading=h.3dy6vkm" w:colFirst="0" w:colLast="0"/>
      <w:bookmarkStart w:id="22" w:name="_Toc135695341"/>
      <w:bookmarkEnd w:id="21"/>
      <w:r w:rsidRPr="008425B4">
        <w:t>LỜI MỞ ĐẦU</w:t>
      </w:r>
      <w:bookmarkEnd w:id="22"/>
    </w:p>
    <w:p w14:paraId="312CAC21" w14:textId="77777777" w:rsidR="000A2E2E" w:rsidRPr="008425B4" w:rsidRDefault="00E22632">
      <w:pPr>
        <w:spacing w:before="200" w:after="200" w:line="276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một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loại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rau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quả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phổ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biến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tiêu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thụ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rộng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rãi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khắp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thế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giới</w:t>
      </w:r>
      <w:proofErr w:type="spellEnd"/>
      <w:r w:rsidRPr="008425B4">
        <w:rPr>
          <w:sz w:val="27"/>
          <w:szCs w:val="27"/>
        </w:rPr>
        <w:t xml:space="preserve">. </w:t>
      </w:r>
      <w:proofErr w:type="spellStart"/>
      <w:r w:rsidRPr="008425B4">
        <w:rPr>
          <w:sz w:val="27"/>
          <w:szCs w:val="27"/>
        </w:rPr>
        <w:t>Tuy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nhiên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việc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loại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theo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màu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sắc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ước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khối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vẫn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đang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một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thách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thức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lớn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đối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với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người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nông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các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sản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xuất</w:t>
      </w:r>
      <w:proofErr w:type="spellEnd"/>
      <w:r w:rsidRPr="008425B4">
        <w:rPr>
          <w:sz w:val="27"/>
          <w:szCs w:val="27"/>
        </w:rPr>
        <w:t xml:space="preserve">. </w:t>
      </w:r>
      <w:proofErr w:type="spellStart"/>
      <w:r w:rsidRPr="008425B4">
        <w:rPr>
          <w:sz w:val="27"/>
          <w:szCs w:val="27"/>
        </w:rPr>
        <w:t>Những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sai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sót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trong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loại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có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thể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dẫn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đến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tài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nguyên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giảm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chất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sản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phẩm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hưởng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đến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trị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thươn</w:t>
      </w:r>
      <w:r w:rsidRPr="008425B4">
        <w:rPr>
          <w:sz w:val="27"/>
          <w:szCs w:val="27"/>
        </w:rPr>
        <w:t>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chúng</w:t>
      </w:r>
      <w:proofErr w:type="spellEnd"/>
      <w:r w:rsidRPr="008425B4">
        <w:rPr>
          <w:sz w:val="27"/>
          <w:szCs w:val="27"/>
        </w:rPr>
        <w:t>.</w:t>
      </w:r>
    </w:p>
    <w:p w14:paraId="19D43DF0" w14:textId="77777777" w:rsidR="000A2E2E" w:rsidRPr="008425B4" w:rsidRDefault="00E22632">
      <w:pPr>
        <w:spacing w:before="200" w:after="200" w:line="276" w:lineRule="auto"/>
        <w:jc w:val="both"/>
        <w:rPr>
          <w:sz w:val="27"/>
          <w:szCs w:val="27"/>
        </w:rPr>
      </w:pPr>
      <w:r w:rsidRPr="008425B4">
        <w:rPr>
          <w:sz w:val="27"/>
          <w:szCs w:val="27"/>
        </w:rPr>
        <w:t xml:space="preserve">Trong </w:t>
      </w:r>
      <w:proofErr w:type="spellStart"/>
      <w:r w:rsidRPr="008425B4">
        <w:rPr>
          <w:sz w:val="27"/>
          <w:szCs w:val="27"/>
        </w:rPr>
        <w:t>bối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đó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Trí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tuệ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tạo</w:t>
      </w:r>
      <w:proofErr w:type="spellEnd"/>
      <w:r w:rsidRPr="008425B4">
        <w:rPr>
          <w:sz w:val="27"/>
          <w:szCs w:val="27"/>
        </w:rPr>
        <w:t xml:space="preserve"> (AI) </w:t>
      </w:r>
      <w:proofErr w:type="spellStart"/>
      <w:r w:rsidRPr="008425B4">
        <w:rPr>
          <w:sz w:val="27"/>
          <w:szCs w:val="27"/>
        </w:rPr>
        <w:t>đã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trở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thành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một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công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nghệ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tiên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tiến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áp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để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giải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quyết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vấn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đề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này</w:t>
      </w:r>
      <w:proofErr w:type="spellEnd"/>
      <w:r w:rsidRPr="008425B4">
        <w:rPr>
          <w:sz w:val="27"/>
          <w:szCs w:val="27"/>
        </w:rPr>
        <w:t xml:space="preserve">. </w:t>
      </w:r>
      <w:proofErr w:type="spellStart"/>
      <w:r w:rsidRPr="008425B4">
        <w:rPr>
          <w:sz w:val="27"/>
          <w:szCs w:val="27"/>
        </w:rPr>
        <w:t>Việc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ứng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 xml:space="preserve"> AI </w:t>
      </w:r>
      <w:proofErr w:type="spellStart"/>
      <w:r w:rsidRPr="008425B4">
        <w:rPr>
          <w:sz w:val="27"/>
          <w:szCs w:val="27"/>
        </w:rPr>
        <w:t>trong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loại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theo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màu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sắc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ước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khối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đang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ngày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quan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tâm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rộng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rãi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trong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lĩnh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vực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nông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nghiệp</w:t>
      </w:r>
      <w:proofErr w:type="spellEnd"/>
      <w:r w:rsidRPr="008425B4">
        <w:rPr>
          <w:sz w:val="27"/>
          <w:szCs w:val="27"/>
        </w:rPr>
        <w:t>.</w:t>
      </w:r>
    </w:p>
    <w:p w14:paraId="7E58F2C1" w14:textId="77777777" w:rsidR="000A2E2E" w:rsidRPr="008425B4" w:rsidRDefault="00E22632">
      <w:pPr>
        <w:spacing w:before="200" w:after="200" w:line="276" w:lineRule="auto"/>
        <w:jc w:val="both"/>
        <w:rPr>
          <w:sz w:val="27"/>
          <w:szCs w:val="27"/>
        </w:rPr>
      </w:pPr>
      <w:r w:rsidRPr="008425B4">
        <w:rPr>
          <w:sz w:val="27"/>
          <w:szCs w:val="27"/>
        </w:rPr>
        <w:t xml:space="preserve">Trong </w:t>
      </w:r>
      <w:proofErr w:type="spellStart"/>
      <w:r w:rsidRPr="008425B4">
        <w:rPr>
          <w:sz w:val="27"/>
          <w:szCs w:val="27"/>
        </w:rPr>
        <w:t>đề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tài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này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nhóm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nghiên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cứu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thiết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kế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xây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dựng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một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hệ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thống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thập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dữ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liệu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chưa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từ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thông</w:t>
      </w:r>
      <w:proofErr w:type="spellEnd"/>
      <w:r w:rsidRPr="008425B4">
        <w:rPr>
          <w:sz w:val="27"/>
          <w:szCs w:val="27"/>
        </w:rPr>
        <w:t xml:space="preserve"> qua </w:t>
      </w:r>
      <w:proofErr w:type="spellStart"/>
      <w:r w:rsidRPr="008425B4">
        <w:rPr>
          <w:sz w:val="27"/>
          <w:szCs w:val="27"/>
        </w:rPr>
        <w:t>mô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hình</w:t>
      </w:r>
      <w:proofErr w:type="spellEnd"/>
      <w:r w:rsidRPr="008425B4">
        <w:rPr>
          <w:sz w:val="27"/>
          <w:szCs w:val="27"/>
        </w:rPr>
        <w:t xml:space="preserve"> Internet </w:t>
      </w:r>
      <w:proofErr w:type="spellStart"/>
      <w:r w:rsidRPr="008425B4">
        <w:rPr>
          <w:sz w:val="27"/>
          <w:szCs w:val="27"/>
        </w:rPr>
        <w:t>kết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nối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vạn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vật</w:t>
      </w:r>
      <w:proofErr w:type="spellEnd"/>
      <w:r w:rsidRPr="008425B4">
        <w:rPr>
          <w:sz w:val="27"/>
          <w:szCs w:val="27"/>
        </w:rPr>
        <w:t xml:space="preserve"> (IoT). </w:t>
      </w:r>
      <w:proofErr w:type="spellStart"/>
      <w:r w:rsidRPr="008425B4">
        <w:rPr>
          <w:sz w:val="27"/>
          <w:szCs w:val="27"/>
        </w:rPr>
        <w:t>Dữ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liệu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thập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từ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hệ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thống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trữ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trê</w:t>
      </w:r>
      <w:r w:rsidRPr="008425B4">
        <w:rPr>
          <w:sz w:val="27"/>
          <w:szCs w:val="27"/>
        </w:rPr>
        <w:t>n</w:t>
      </w:r>
      <w:proofErr w:type="spellEnd"/>
      <w:r w:rsidRPr="008425B4">
        <w:rPr>
          <w:sz w:val="27"/>
          <w:szCs w:val="27"/>
        </w:rPr>
        <w:t xml:space="preserve"> Firebase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sau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đó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truyền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về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máy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tính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để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nhận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dạng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phân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tích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đánh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chất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mức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phát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triển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ước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thời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gian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hoạch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sản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vườn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. </w:t>
      </w:r>
      <w:proofErr w:type="spellStart"/>
      <w:r w:rsidRPr="008425B4">
        <w:rPr>
          <w:sz w:val="27"/>
          <w:szCs w:val="27"/>
        </w:rPr>
        <w:t>Quá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đó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thực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hiện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thông</w:t>
      </w:r>
      <w:proofErr w:type="spellEnd"/>
      <w:r w:rsidRPr="008425B4">
        <w:rPr>
          <w:sz w:val="27"/>
          <w:szCs w:val="27"/>
        </w:rPr>
        <w:t xml:space="preserve"> qua </w:t>
      </w:r>
      <w:proofErr w:type="spellStart"/>
      <w:r w:rsidRPr="008425B4">
        <w:rPr>
          <w:sz w:val="27"/>
          <w:szCs w:val="27"/>
        </w:rPr>
        <w:t>các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kỹ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thuật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del w:id="23" w:author="HUY TRAN" w:date="2023-05-28T16:37:00Z">
        <w:r w:rsidRPr="008425B4" w:rsidDel="00383B47">
          <w:rPr>
            <w:sz w:val="27"/>
            <w:szCs w:val="27"/>
          </w:rPr>
          <w:delText xml:space="preserve"> </w:delText>
        </w:r>
      </w:del>
      <w:r w:rsidRPr="008425B4">
        <w:rPr>
          <w:sz w:val="27"/>
          <w:szCs w:val="27"/>
        </w:rPr>
        <w:t xml:space="preserve">AI. </w:t>
      </w:r>
      <w:proofErr w:type="spellStart"/>
      <w:r w:rsidRPr="008425B4">
        <w:rPr>
          <w:sz w:val="27"/>
          <w:szCs w:val="27"/>
        </w:rPr>
        <w:t>Bên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cạnh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đó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nhóm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còn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tiến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hành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xây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dựng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mô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chăm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sóc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vườn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từ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thông</w:t>
      </w:r>
      <w:proofErr w:type="spellEnd"/>
      <w:r w:rsidRPr="008425B4">
        <w:rPr>
          <w:sz w:val="27"/>
          <w:szCs w:val="27"/>
        </w:rPr>
        <w:t xml:space="preserve"> qua </w:t>
      </w:r>
      <w:proofErr w:type="spellStart"/>
      <w:r w:rsidRPr="008425B4">
        <w:rPr>
          <w:sz w:val="27"/>
          <w:szCs w:val="27"/>
        </w:rPr>
        <w:t>hệ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thống</w:t>
      </w:r>
      <w:proofErr w:type="spellEnd"/>
      <w:r w:rsidRPr="008425B4">
        <w:rPr>
          <w:sz w:val="27"/>
          <w:szCs w:val="27"/>
        </w:rPr>
        <w:t xml:space="preserve"> IoT. </w:t>
      </w:r>
      <w:proofErr w:type="spellStart"/>
      <w:r w:rsidRPr="008425B4">
        <w:rPr>
          <w:sz w:val="27"/>
          <w:szCs w:val="27"/>
        </w:rPr>
        <w:t>Các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hoạt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chăm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sóc</w:t>
      </w:r>
      <w:proofErr w:type="spellEnd"/>
      <w:r w:rsidRPr="008425B4">
        <w:rPr>
          <w:sz w:val="27"/>
          <w:szCs w:val="27"/>
        </w:rPr>
        <w:t xml:space="preserve"> bao </w:t>
      </w:r>
      <w:proofErr w:type="spellStart"/>
      <w:r w:rsidRPr="008425B4">
        <w:rPr>
          <w:sz w:val="27"/>
          <w:szCs w:val="27"/>
        </w:rPr>
        <w:t>gồm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đo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nhiệt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độ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ẩm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môi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trường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xung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quanh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cường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chiếu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sáng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độ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ẩm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không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khí</w:t>
      </w:r>
      <w:proofErr w:type="spellEnd"/>
      <w:r w:rsidRPr="008425B4">
        <w:rPr>
          <w:sz w:val="27"/>
          <w:szCs w:val="27"/>
        </w:rPr>
        <w:t xml:space="preserve">. </w:t>
      </w:r>
      <w:proofErr w:type="spellStart"/>
      <w:r w:rsidRPr="008425B4">
        <w:rPr>
          <w:sz w:val="27"/>
          <w:szCs w:val="27"/>
        </w:rPr>
        <w:t>Ngoài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ra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nhóm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còn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thiết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lập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các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chế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tưới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nước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</w:t>
      </w:r>
      <w:r w:rsidRPr="008425B4">
        <w:rPr>
          <w:sz w:val="27"/>
          <w:szCs w:val="27"/>
        </w:rPr>
        <w:t>ự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động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điều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khiển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che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để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làm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mát</w:t>
      </w:r>
      <w:proofErr w:type="spellEnd"/>
      <w:r w:rsidRPr="008425B4">
        <w:rPr>
          <w:sz w:val="27"/>
          <w:szCs w:val="27"/>
        </w:rPr>
        <w:t xml:space="preserve">. </w:t>
      </w:r>
      <w:proofErr w:type="spellStart"/>
      <w:r w:rsidRPr="008425B4">
        <w:rPr>
          <w:sz w:val="27"/>
          <w:szCs w:val="27"/>
        </w:rPr>
        <w:t>Toàn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bộ</w:t>
      </w:r>
      <w:proofErr w:type="spellEnd"/>
      <w:r w:rsidRPr="008425B4">
        <w:rPr>
          <w:sz w:val="27"/>
          <w:szCs w:val="27"/>
        </w:rPr>
        <w:t xml:space="preserve"> qui </w:t>
      </w: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có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thể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thiết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lập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tự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vận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hành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bằng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tay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tùy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theo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mong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muốn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người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>.</w:t>
      </w:r>
    </w:p>
    <w:p w14:paraId="3565DCC3" w14:textId="6B30BD1C" w:rsidR="000A2E2E" w:rsidRPr="008425B4" w:rsidRDefault="00E22632">
      <w:pPr>
        <w:spacing w:before="200" w:after="200" w:line="276" w:lineRule="auto"/>
        <w:jc w:val="both"/>
        <w:rPr>
          <w:sz w:val="27"/>
          <w:szCs w:val="27"/>
        </w:rPr>
      </w:pPr>
      <w:r w:rsidRPr="008425B4">
        <w:rPr>
          <w:sz w:val="27"/>
          <w:szCs w:val="27"/>
        </w:rPr>
        <w:t xml:space="preserve">Hi </w:t>
      </w:r>
      <w:proofErr w:type="spellStart"/>
      <w:r w:rsidRPr="008425B4">
        <w:rPr>
          <w:sz w:val="27"/>
          <w:szCs w:val="27"/>
        </w:rPr>
        <w:t>vọng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với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đề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tài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này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chúng</w:t>
      </w:r>
      <w:proofErr w:type="spellEnd"/>
      <w:r w:rsidRPr="008425B4">
        <w:rPr>
          <w:sz w:val="27"/>
          <w:szCs w:val="27"/>
        </w:rPr>
        <w:t xml:space="preserve"> ta </w:t>
      </w:r>
      <w:proofErr w:type="spellStart"/>
      <w:r w:rsidRPr="008425B4">
        <w:rPr>
          <w:sz w:val="27"/>
          <w:szCs w:val="27"/>
        </w:rPr>
        <w:t>sẽ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có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những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hiểu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biết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mới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về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sự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ứng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AI </w:t>
      </w:r>
      <w:proofErr w:type="spellStart"/>
      <w:r w:rsidRPr="008425B4">
        <w:rPr>
          <w:sz w:val="27"/>
          <w:szCs w:val="27"/>
        </w:rPr>
        <w:t>trong</w:t>
      </w:r>
      <w:proofErr w:type="spellEnd"/>
      <w:r w:rsidRPr="008425B4">
        <w:rPr>
          <w:sz w:val="27"/>
          <w:szCs w:val="27"/>
        </w:rPr>
        <w:t xml:space="preserve"> </w:t>
      </w:r>
      <w:del w:id="24" w:author="HUY TRAN" w:date="2023-05-28T16:38:00Z">
        <w:r w:rsidRPr="008425B4" w:rsidDel="00C140E4">
          <w:rPr>
            <w:sz w:val="27"/>
            <w:szCs w:val="27"/>
          </w:rPr>
          <w:delText>phân loại</w:delText>
        </w:r>
      </w:del>
      <w:proofErr w:type="spellStart"/>
      <w:ins w:id="25" w:author="HUY TRAN" w:date="2023-05-28T16:38:00Z">
        <w:r w:rsidR="00C140E4">
          <w:rPr>
            <w:sz w:val="27"/>
            <w:szCs w:val="27"/>
          </w:rPr>
          <w:t>việc</w:t>
        </w:r>
        <w:proofErr w:type="spellEnd"/>
        <w:r w:rsidR="00C140E4">
          <w:rPr>
            <w:sz w:val="27"/>
            <w:szCs w:val="27"/>
          </w:rPr>
          <w:t xml:space="preserve"> </w:t>
        </w:r>
        <w:proofErr w:type="spellStart"/>
        <w:r w:rsidR="00C140E4">
          <w:rPr>
            <w:sz w:val="27"/>
            <w:szCs w:val="27"/>
          </w:rPr>
          <w:t>nhận</w:t>
        </w:r>
        <w:proofErr w:type="spellEnd"/>
        <w:r w:rsidR="00C140E4">
          <w:rPr>
            <w:sz w:val="27"/>
            <w:szCs w:val="27"/>
          </w:rPr>
          <w:t xml:space="preserve"> </w:t>
        </w:r>
        <w:proofErr w:type="spellStart"/>
        <w:r w:rsidR="00C140E4">
          <w:rPr>
            <w:sz w:val="27"/>
            <w:szCs w:val="27"/>
          </w:rPr>
          <w:t>dạng</w:t>
        </w:r>
        <w:proofErr w:type="spellEnd"/>
        <w:r w:rsidR="00C140E4">
          <w:rPr>
            <w:sz w:val="27"/>
            <w:szCs w:val="27"/>
          </w:rPr>
          <w:t xml:space="preserve">, </w:t>
        </w:r>
        <w:proofErr w:type="spellStart"/>
        <w:r w:rsidR="00C140E4">
          <w:rPr>
            <w:sz w:val="27"/>
            <w:szCs w:val="27"/>
          </w:rPr>
          <w:t>chăm</w:t>
        </w:r>
        <w:proofErr w:type="spellEnd"/>
        <w:r w:rsidR="00C140E4">
          <w:rPr>
            <w:sz w:val="27"/>
            <w:szCs w:val="27"/>
          </w:rPr>
          <w:t xml:space="preserve"> </w:t>
        </w:r>
        <w:proofErr w:type="spellStart"/>
        <w:r w:rsidR="00C140E4">
          <w:rPr>
            <w:sz w:val="27"/>
            <w:szCs w:val="27"/>
          </w:rPr>
          <w:t>sóc</w:t>
        </w:r>
      </w:ins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đóng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góp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vào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việc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nâng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cao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hiệu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quả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del w:id="26" w:author="HUY TRAN" w:date="2023-05-28T16:38:00Z">
        <w:r w:rsidRPr="008425B4" w:rsidDel="00F61422">
          <w:rPr>
            <w:sz w:val="27"/>
            <w:szCs w:val="27"/>
          </w:rPr>
          <w:delText>hiệu</w:delText>
        </w:r>
      </w:del>
      <w:proofErr w:type="spellStart"/>
      <w:ins w:id="27" w:author="HUY TRAN" w:date="2023-05-28T16:38:00Z">
        <w:r w:rsidR="00F61422">
          <w:rPr>
            <w:sz w:val="27"/>
            <w:szCs w:val="27"/>
          </w:rPr>
          <w:t>năng</w:t>
        </w:r>
      </w:ins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suất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sản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proofErr w:type="gramStart"/>
      <w:r w:rsidRPr="008425B4">
        <w:rPr>
          <w:sz w:val="27"/>
          <w:szCs w:val="27"/>
        </w:rPr>
        <w:t>xuất</w:t>
      </w:r>
      <w:proofErr w:type="spellEnd"/>
      <w:proofErr w:type="gramEnd"/>
    </w:p>
    <w:p w14:paraId="1FD2E80E" w14:textId="77777777" w:rsidR="000A2E2E" w:rsidRPr="008425B4" w:rsidRDefault="00E22632">
      <w:pPr>
        <w:spacing w:before="200" w:after="200" w:line="276" w:lineRule="auto"/>
        <w:jc w:val="both"/>
        <w:rPr>
          <w:b/>
          <w:sz w:val="27"/>
          <w:szCs w:val="27"/>
        </w:rPr>
      </w:pPr>
      <w:r w:rsidRPr="008425B4">
        <w:rPr>
          <w:sz w:val="27"/>
          <w:szCs w:val="27"/>
        </w:rPr>
        <w:t xml:space="preserve">Khoá </w:t>
      </w:r>
      <w:proofErr w:type="spellStart"/>
      <w:r w:rsidRPr="008425B4">
        <w:rPr>
          <w:sz w:val="27"/>
          <w:szCs w:val="27"/>
        </w:rPr>
        <w:t>luận</w:t>
      </w:r>
      <w:proofErr w:type="spellEnd"/>
      <w:r w:rsidRPr="008425B4">
        <w:rPr>
          <w:sz w:val="27"/>
          <w:szCs w:val="27"/>
        </w:rPr>
        <w:t xml:space="preserve"> sẽ có </w:t>
      </w:r>
      <w:proofErr w:type="spellStart"/>
      <w:r w:rsidRPr="008425B4">
        <w:rPr>
          <w:sz w:val="27"/>
          <w:szCs w:val="27"/>
        </w:rPr>
        <w:t>nội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dụng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gồm</w:t>
      </w:r>
      <w:proofErr w:type="spellEnd"/>
      <w:r w:rsidRPr="008425B4">
        <w:rPr>
          <w:sz w:val="27"/>
          <w:szCs w:val="27"/>
        </w:rPr>
        <w:t xml:space="preserve"> 4 </w:t>
      </w:r>
      <w:proofErr w:type="spellStart"/>
      <w:r w:rsidRPr="008425B4">
        <w:rPr>
          <w:sz w:val="27"/>
          <w:szCs w:val="27"/>
        </w:rPr>
        <w:t>chương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như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sau</w:t>
      </w:r>
      <w:proofErr w:type="spellEnd"/>
      <w:r w:rsidRPr="008425B4">
        <w:rPr>
          <w:sz w:val="27"/>
          <w:szCs w:val="27"/>
        </w:rPr>
        <w:t>:</w:t>
      </w:r>
    </w:p>
    <w:p w14:paraId="791D11F0" w14:textId="77777777" w:rsidR="000A2E2E" w:rsidRPr="008425B4" w:rsidRDefault="00E22632">
      <w:pPr>
        <w:spacing w:line="360" w:lineRule="auto"/>
        <w:jc w:val="both"/>
        <w:rPr>
          <w:b/>
          <w:sz w:val="27"/>
          <w:szCs w:val="27"/>
        </w:rPr>
      </w:pPr>
      <w:r w:rsidRPr="008425B4">
        <w:rPr>
          <w:b/>
          <w:sz w:val="27"/>
          <w:szCs w:val="27"/>
        </w:rPr>
        <w:t>CHƯƠNG 1: GIỚI THIỆU</w:t>
      </w:r>
    </w:p>
    <w:p w14:paraId="6B460E82" w14:textId="77777777" w:rsidR="000A2E2E" w:rsidRPr="008425B4" w:rsidRDefault="00E22632">
      <w:pPr>
        <w:spacing w:line="36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Tại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chương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này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chúng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em</w:t>
      </w:r>
      <w:proofErr w:type="spellEnd"/>
      <w:r w:rsidRPr="008425B4">
        <w:rPr>
          <w:sz w:val="27"/>
          <w:szCs w:val="27"/>
        </w:rPr>
        <w:t xml:space="preserve"> sẽ </w:t>
      </w:r>
      <w:proofErr w:type="spellStart"/>
      <w:r w:rsidRPr="008425B4">
        <w:rPr>
          <w:sz w:val="27"/>
          <w:szCs w:val="27"/>
        </w:rPr>
        <w:t>giới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thiệu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vê</w:t>
      </w:r>
      <w:proofErr w:type="spellEnd"/>
      <w:r w:rsidRPr="008425B4">
        <w:rPr>
          <w:sz w:val="27"/>
          <w:szCs w:val="27"/>
        </w:rPr>
        <w:t xml:space="preserve">̀ </w:t>
      </w:r>
      <w:proofErr w:type="spellStart"/>
      <w:r w:rsidRPr="008425B4">
        <w:rPr>
          <w:sz w:val="27"/>
          <w:szCs w:val="27"/>
        </w:rPr>
        <w:t>đê</w:t>
      </w:r>
      <w:proofErr w:type="spellEnd"/>
      <w:r w:rsidRPr="008425B4">
        <w:rPr>
          <w:sz w:val="27"/>
          <w:szCs w:val="27"/>
        </w:rPr>
        <w:t xml:space="preserve">̀ </w:t>
      </w:r>
      <w:proofErr w:type="spellStart"/>
      <w:r w:rsidRPr="008425B4">
        <w:rPr>
          <w:sz w:val="27"/>
          <w:szCs w:val="27"/>
        </w:rPr>
        <w:t>tài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cũng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như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các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thông</w:t>
      </w:r>
      <w:proofErr w:type="spellEnd"/>
      <w:r w:rsidRPr="008425B4">
        <w:rPr>
          <w:sz w:val="27"/>
          <w:szCs w:val="27"/>
        </w:rPr>
        <w:t xml:space="preserve"> tin </w:t>
      </w:r>
      <w:proofErr w:type="spellStart"/>
      <w:r w:rsidRPr="008425B4">
        <w:rPr>
          <w:sz w:val="27"/>
          <w:szCs w:val="27"/>
        </w:rPr>
        <w:t>liên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quan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đến</w:t>
      </w:r>
      <w:proofErr w:type="spellEnd"/>
      <w:r w:rsidRPr="008425B4">
        <w:rPr>
          <w:sz w:val="27"/>
          <w:szCs w:val="27"/>
        </w:rPr>
        <w:t xml:space="preserve"> khoá</w:t>
      </w:r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luận</w:t>
      </w:r>
      <w:proofErr w:type="spellEnd"/>
      <w:r w:rsidRPr="008425B4">
        <w:rPr>
          <w:sz w:val="27"/>
          <w:szCs w:val="27"/>
        </w:rPr>
        <w:t>.</w:t>
      </w:r>
    </w:p>
    <w:p w14:paraId="79A787D6" w14:textId="77777777" w:rsidR="000A2E2E" w:rsidRPr="008425B4" w:rsidRDefault="00E22632">
      <w:pPr>
        <w:spacing w:line="360" w:lineRule="auto"/>
        <w:rPr>
          <w:b/>
          <w:sz w:val="27"/>
          <w:szCs w:val="27"/>
        </w:rPr>
      </w:pPr>
      <w:r w:rsidRPr="008425B4">
        <w:rPr>
          <w:b/>
          <w:sz w:val="27"/>
          <w:szCs w:val="27"/>
        </w:rPr>
        <w:t>CHƯƠNG 2: CƠ SỞ LÝ THUYẾT</w:t>
      </w:r>
    </w:p>
    <w:p w14:paraId="2B130B43" w14:textId="77777777" w:rsidR="000A2E2E" w:rsidRPr="008425B4" w:rsidRDefault="00E22632">
      <w:pPr>
        <w:spacing w:line="360" w:lineRule="auto"/>
        <w:rPr>
          <w:sz w:val="27"/>
          <w:szCs w:val="27"/>
        </w:rPr>
      </w:pPr>
      <w:r w:rsidRPr="008425B4">
        <w:rPr>
          <w:sz w:val="27"/>
          <w:szCs w:val="27"/>
        </w:rPr>
        <w:t xml:space="preserve">Ở </w:t>
      </w:r>
      <w:proofErr w:type="spellStart"/>
      <w:r w:rsidRPr="008425B4">
        <w:rPr>
          <w:sz w:val="27"/>
          <w:szCs w:val="27"/>
        </w:rPr>
        <w:t>chương</w:t>
      </w:r>
      <w:proofErr w:type="spellEnd"/>
      <w:r w:rsidRPr="008425B4">
        <w:rPr>
          <w:sz w:val="27"/>
          <w:szCs w:val="27"/>
        </w:rPr>
        <w:t xml:space="preserve"> 2, </w:t>
      </w:r>
      <w:proofErr w:type="spellStart"/>
      <w:r w:rsidRPr="008425B4">
        <w:rPr>
          <w:sz w:val="27"/>
          <w:szCs w:val="27"/>
        </w:rPr>
        <w:t>chúng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em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trình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bày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vê</w:t>
      </w:r>
      <w:proofErr w:type="spellEnd"/>
      <w:r w:rsidRPr="008425B4">
        <w:rPr>
          <w:sz w:val="27"/>
          <w:szCs w:val="27"/>
        </w:rPr>
        <w:t xml:space="preserve">̀ </w:t>
      </w:r>
      <w:proofErr w:type="spellStart"/>
      <w:r w:rsidRPr="008425B4">
        <w:rPr>
          <w:sz w:val="27"/>
          <w:szCs w:val="27"/>
        </w:rPr>
        <w:t>định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nghĩa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kiến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trúc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mạng</w:t>
      </w:r>
      <w:proofErr w:type="spellEnd"/>
      <w:r w:rsidRPr="008425B4">
        <w:rPr>
          <w:sz w:val="27"/>
          <w:szCs w:val="27"/>
        </w:rPr>
        <w:t xml:space="preserve"> yolo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nguyên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hoạt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mạng</w:t>
      </w:r>
      <w:proofErr w:type="spellEnd"/>
      <w:r w:rsidRPr="008425B4">
        <w:rPr>
          <w:sz w:val="27"/>
          <w:szCs w:val="27"/>
        </w:rPr>
        <w:t xml:space="preserve"> YOLO, </w:t>
      </w:r>
      <w:proofErr w:type="spellStart"/>
      <w:r w:rsidRPr="008425B4">
        <w:rPr>
          <w:sz w:val="27"/>
          <w:szCs w:val="27"/>
        </w:rPr>
        <w:t>chuẩn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bị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thiết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bị</w:t>
      </w:r>
      <w:proofErr w:type="spellEnd"/>
      <w:r w:rsidRPr="008425B4">
        <w:rPr>
          <w:sz w:val="27"/>
          <w:szCs w:val="27"/>
        </w:rPr>
        <w:t>.</w:t>
      </w:r>
    </w:p>
    <w:p w14:paraId="14A3E02F" w14:textId="77777777" w:rsidR="000A2E2E" w:rsidRPr="008425B4" w:rsidRDefault="00E22632">
      <w:pPr>
        <w:spacing w:line="360" w:lineRule="auto"/>
        <w:rPr>
          <w:b/>
          <w:sz w:val="27"/>
          <w:szCs w:val="27"/>
        </w:rPr>
      </w:pPr>
      <w:r w:rsidRPr="008425B4">
        <w:rPr>
          <w:b/>
          <w:sz w:val="27"/>
          <w:szCs w:val="27"/>
        </w:rPr>
        <w:lastRenderedPageBreak/>
        <w:t>CHƯƠNG 3: XÂY DỰNG MÔ HÌNH DỰA VÀO AI VÀ IoT</w:t>
      </w:r>
    </w:p>
    <w:p w14:paraId="6DDC328E" w14:textId="77777777" w:rsidR="000A2E2E" w:rsidRPr="008425B4" w:rsidRDefault="00E22632">
      <w:pPr>
        <w:spacing w:line="36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Tiếp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tục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với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chương</w:t>
      </w:r>
      <w:proofErr w:type="spellEnd"/>
      <w:r w:rsidRPr="008425B4">
        <w:rPr>
          <w:sz w:val="27"/>
          <w:szCs w:val="27"/>
        </w:rPr>
        <w:t xml:space="preserve"> 3, </w:t>
      </w:r>
      <w:proofErr w:type="spellStart"/>
      <w:r w:rsidRPr="008425B4">
        <w:rPr>
          <w:sz w:val="27"/>
          <w:szCs w:val="27"/>
        </w:rPr>
        <w:t>chúng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em</w:t>
      </w:r>
      <w:proofErr w:type="spellEnd"/>
      <w:r w:rsidRPr="008425B4">
        <w:rPr>
          <w:sz w:val="27"/>
          <w:szCs w:val="27"/>
        </w:rPr>
        <w:t xml:space="preserve"> sẽ </w:t>
      </w:r>
      <w:proofErr w:type="spellStart"/>
      <w:r w:rsidRPr="008425B4">
        <w:rPr>
          <w:sz w:val="27"/>
          <w:szCs w:val="27"/>
        </w:rPr>
        <w:t>giới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thiệu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mô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hệ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thống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quá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chuẩn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bị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bộ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dữ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liệu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huấn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luyện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mô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chương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phát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hiện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từ</w:t>
      </w:r>
      <w:proofErr w:type="spellEnd"/>
      <w:r w:rsidRPr="008425B4">
        <w:rPr>
          <w:sz w:val="27"/>
          <w:szCs w:val="27"/>
        </w:rPr>
        <w:t xml:space="preserve"> camera, </w:t>
      </w:r>
      <w:proofErr w:type="spellStart"/>
      <w:r w:rsidRPr="008425B4">
        <w:rPr>
          <w:sz w:val="27"/>
          <w:szCs w:val="27"/>
        </w:rPr>
        <w:t>ước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khối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lượng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quả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>.</w:t>
      </w:r>
    </w:p>
    <w:p w14:paraId="338C565E" w14:textId="77777777" w:rsidR="000A2E2E" w:rsidRPr="008425B4" w:rsidRDefault="00E22632">
      <w:pPr>
        <w:spacing w:line="360" w:lineRule="auto"/>
        <w:rPr>
          <w:b/>
          <w:sz w:val="27"/>
          <w:szCs w:val="27"/>
        </w:rPr>
      </w:pPr>
      <w:r w:rsidRPr="008425B4">
        <w:rPr>
          <w:b/>
          <w:sz w:val="27"/>
          <w:szCs w:val="27"/>
        </w:rPr>
        <w:t>CHƯƠNG 4: KẾT QUẢ THỰC NGHIỆM</w:t>
      </w:r>
    </w:p>
    <w:p w14:paraId="29DA1377" w14:textId="77777777" w:rsidR="000A2E2E" w:rsidRPr="008425B4" w:rsidRDefault="00E22632">
      <w:pPr>
        <w:spacing w:line="360" w:lineRule="auto"/>
      </w:pP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bày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quả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huấn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luyện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đạt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</w:t>
      </w:r>
      <w:r w:rsidRPr="008425B4">
        <w:rPr>
          <w:sz w:val="27"/>
          <w:szCs w:val="27"/>
        </w:rPr>
        <w:t>ược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thực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nghiệm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đánh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giá</w:t>
      </w:r>
      <w:proofErr w:type="spellEnd"/>
      <w:r w:rsidRPr="008425B4">
        <w:rPr>
          <w:sz w:val="27"/>
          <w:szCs w:val="27"/>
        </w:rPr>
        <w:t>.</w:t>
      </w:r>
    </w:p>
    <w:p w14:paraId="2E29825D" w14:textId="77777777" w:rsidR="000A2E2E" w:rsidRPr="008425B4" w:rsidRDefault="00E22632">
      <w:pPr>
        <w:pStyle w:val="Heading1"/>
      </w:pPr>
      <w:bookmarkStart w:id="28" w:name="_heading=h.gj96j974kh92" w:colFirst="0" w:colLast="0"/>
      <w:bookmarkEnd w:id="28"/>
      <w:r w:rsidRPr="008425B4">
        <w:br w:type="page"/>
      </w:r>
    </w:p>
    <w:p w14:paraId="097B043A" w14:textId="77777777" w:rsidR="000A2E2E" w:rsidRPr="008425B4" w:rsidRDefault="000A2E2E">
      <w:pPr>
        <w:pStyle w:val="Heading1"/>
      </w:pPr>
      <w:bookmarkStart w:id="29" w:name="_heading=h.rhwhpuaty1d6" w:colFirst="0" w:colLast="0"/>
      <w:bookmarkEnd w:id="29"/>
    </w:p>
    <w:p w14:paraId="4F5DE1C3" w14:textId="77777777" w:rsidR="000A2E2E" w:rsidRPr="008425B4" w:rsidRDefault="00E22632" w:rsidP="00F11811">
      <w:pPr>
        <w:pStyle w:val="Heading1"/>
      </w:pPr>
      <w:bookmarkStart w:id="30" w:name="_Toc135695342"/>
      <w:r w:rsidRPr="008425B4">
        <w:t>CHƯƠNG 1: GIỚI THIỆU ĐỀ TÀI</w:t>
      </w:r>
      <w:bookmarkEnd w:id="30"/>
    </w:p>
    <w:p w14:paraId="5FAAD49F" w14:textId="77777777" w:rsidR="000A2E2E" w:rsidRPr="008425B4" w:rsidRDefault="00E22632">
      <w:pPr>
        <w:pStyle w:val="Heading2"/>
        <w:spacing w:before="240"/>
        <w:rPr>
          <w:sz w:val="26"/>
          <w:szCs w:val="26"/>
        </w:rPr>
      </w:pPr>
      <w:bookmarkStart w:id="31" w:name="_Toc135695343"/>
      <w:r w:rsidRPr="008425B4">
        <w:t xml:space="preserve">1.1 </w:t>
      </w:r>
      <w:proofErr w:type="spellStart"/>
      <w:r w:rsidRPr="008425B4">
        <w:t>Tổng</w:t>
      </w:r>
      <w:proofErr w:type="spellEnd"/>
      <w:r w:rsidRPr="008425B4">
        <w:t xml:space="preserve"> </w:t>
      </w:r>
      <w:proofErr w:type="spellStart"/>
      <w:r w:rsidRPr="008425B4">
        <w:t>quan</w:t>
      </w:r>
      <w:proofErr w:type="spellEnd"/>
      <w:r w:rsidRPr="008425B4">
        <w:t xml:space="preserve"> </w:t>
      </w:r>
      <w:proofErr w:type="spellStart"/>
      <w:r w:rsidRPr="008425B4">
        <w:t>về</w:t>
      </w:r>
      <w:proofErr w:type="spellEnd"/>
      <w:r w:rsidRPr="008425B4">
        <w:t xml:space="preserve"> </w:t>
      </w:r>
      <w:proofErr w:type="spellStart"/>
      <w:r w:rsidRPr="008425B4">
        <w:t>đề</w:t>
      </w:r>
      <w:proofErr w:type="spellEnd"/>
      <w:r w:rsidRPr="008425B4">
        <w:t xml:space="preserve"> </w:t>
      </w:r>
      <w:proofErr w:type="spellStart"/>
      <w:r w:rsidRPr="008425B4">
        <w:t>tài</w:t>
      </w:r>
      <w:bookmarkEnd w:id="31"/>
      <w:proofErr w:type="spellEnd"/>
      <w:r w:rsidRPr="008425B4">
        <w:t xml:space="preserve"> </w:t>
      </w:r>
    </w:p>
    <w:p w14:paraId="37ABCF59" w14:textId="77777777" w:rsidR="000A2E2E" w:rsidRPr="008425B4" w:rsidRDefault="00E22632">
      <w:pPr>
        <w:spacing w:before="200" w:after="200" w:line="276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dưỡng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y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khỏe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mạch</w:t>
      </w:r>
      <w:proofErr w:type="spellEnd"/>
      <w:r w:rsidRPr="008425B4">
        <w:rPr>
          <w:sz w:val="28"/>
          <w:szCs w:val="28"/>
        </w:rPr>
        <w:t xml:space="preserve"> [1],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miễn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dịch</w:t>
      </w:r>
      <w:proofErr w:type="spellEnd"/>
      <w:r w:rsidRPr="008425B4">
        <w:rPr>
          <w:sz w:val="28"/>
          <w:szCs w:val="28"/>
        </w:rPr>
        <w:t>[</w:t>
      </w:r>
      <w:proofErr w:type="gramEnd"/>
      <w:r w:rsidRPr="008425B4">
        <w:rPr>
          <w:sz w:val="28"/>
          <w:szCs w:val="28"/>
        </w:rPr>
        <w:t xml:space="preserve">2], </w:t>
      </w:r>
      <w:proofErr w:type="spellStart"/>
      <w:r w:rsidRPr="008425B4">
        <w:rPr>
          <w:sz w:val="28"/>
          <w:szCs w:val="28"/>
        </w:rPr>
        <w:t>hỗ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khỏe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làn</w:t>
      </w:r>
      <w:proofErr w:type="spellEnd"/>
      <w:r w:rsidRPr="008425B4">
        <w:rPr>
          <w:sz w:val="28"/>
          <w:szCs w:val="28"/>
        </w:rPr>
        <w:t xml:space="preserve"> da[3], </w:t>
      </w:r>
      <w:proofErr w:type="spellStart"/>
      <w:r w:rsidRPr="008425B4">
        <w:rPr>
          <w:sz w:val="28"/>
          <w:szCs w:val="28"/>
        </w:rPr>
        <w:t>giảm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</w:t>
      </w:r>
      <w:proofErr w:type="spellEnd"/>
      <w:r w:rsidRPr="008425B4">
        <w:rPr>
          <w:sz w:val="28"/>
          <w:szCs w:val="28"/>
        </w:rPr>
        <w:t xml:space="preserve">[4].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thế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hợp</w:t>
      </w:r>
      <w:proofErr w:type="spellEnd"/>
      <w:r w:rsidRPr="008425B4">
        <w:rPr>
          <w:sz w:val="28"/>
          <w:szCs w:val="28"/>
        </w:rPr>
        <w:t>[</w:t>
      </w:r>
      <w:proofErr w:type="gramEnd"/>
      <w:r w:rsidRPr="008425B4">
        <w:rPr>
          <w:sz w:val="28"/>
          <w:szCs w:val="28"/>
        </w:rPr>
        <w:t xml:space="preserve">5][6][7].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trồng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phẩm</w:t>
      </w:r>
      <w:proofErr w:type="spellEnd"/>
      <w:r w:rsidRPr="008425B4">
        <w:rPr>
          <w:sz w:val="28"/>
          <w:szCs w:val="28"/>
        </w:rPr>
        <w:t>[</w:t>
      </w:r>
      <w:proofErr w:type="gramEnd"/>
      <w:r w:rsidRPr="008425B4">
        <w:rPr>
          <w:sz w:val="28"/>
          <w:szCs w:val="28"/>
        </w:rPr>
        <w:t xml:space="preserve">8][9]. </w:t>
      </w:r>
    </w:p>
    <w:p w14:paraId="553E5F46" w14:textId="77777777" w:rsidR="000A2E2E" w:rsidRPr="008425B4" w:rsidRDefault="00E22632">
      <w:pPr>
        <w:spacing w:before="200" w:after="200" w:line="276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dõi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cây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Drone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</w:t>
      </w:r>
      <w:r w:rsidRPr="008425B4">
        <w:rPr>
          <w:sz w:val="28"/>
          <w:szCs w:val="28"/>
        </w:rPr>
        <w:t>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Tuy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. Trong </w:t>
      </w:r>
      <w:proofErr w:type="spellStart"/>
      <w:r w:rsidRPr="008425B4">
        <w:rPr>
          <w:sz w:val="28"/>
          <w:szCs w:val="28"/>
        </w:rPr>
        <w:t>môi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 xml:space="preserve">, Drone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chi </w:t>
      </w:r>
      <w:proofErr w:type="spellStart"/>
      <w:r w:rsidRPr="008425B4">
        <w:rPr>
          <w:sz w:val="28"/>
          <w:szCs w:val="28"/>
        </w:rPr>
        <w:t>phí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>[</w:t>
      </w:r>
      <w:proofErr w:type="gramEnd"/>
      <w:r w:rsidRPr="008425B4">
        <w:rPr>
          <w:sz w:val="28"/>
          <w:szCs w:val="28"/>
        </w:rPr>
        <w:t xml:space="preserve">10].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Drone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bệnh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mù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hưởng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Drone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bệnh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hại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Bên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ban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Drone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</w:t>
      </w:r>
      <w:r w:rsidRPr="008425B4">
        <w:rPr>
          <w:sz w:val="28"/>
          <w:szCs w:val="28"/>
        </w:rPr>
        <w:t>o</w:t>
      </w:r>
      <w:proofErr w:type="spellEnd"/>
      <w:r w:rsidRPr="008425B4">
        <w:rPr>
          <w:sz w:val="28"/>
          <w:szCs w:val="28"/>
        </w:rPr>
        <w:t xml:space="preserve">, do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Drone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hợp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chế</w:t>
      </w:r>
      <w:proofErr w:type="spellEnd"/>
      <w:r w:rsidRPr="008425B4">
        <w:rPr>
          <w:sz w:val="28"/>
          <w:szCs w:val="28"/>
        </w:rPr>
        <w:t>.</w:t>
      </w:r>
    </w:p>
    <w:p w14:paraId="54D9E761" w14:textId="77777777" w:rsidR="000A2E2E" w:rsidRPr="008425B4" w:rsidRDefault="00E22632">
      <w:pPr>
        <w:spacing w:before="200" w:after="200" w:line="276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dõi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AI.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video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camera </w:t>
      </w:r>
      <w:proofErr w:type="spellStart"/>
      <w:r w:rsidRPr="008425B4">
        <w:rPr>
          <w:sz w:val="28"/>
          <w:szCs w:val="28"/>
        </w:rPr>
        <w:t>giám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AI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>[</w:t>
      </w:r>
      <w:proofErr w:type="gramEnd"/>
      <w:r w:rsidRPr="008425B4">
        <w:rPr>
          <w:sz w:val="28"/>
          <w:szCs w:val="28"/>
        </w:rPr>
        <w:t xml:space="preserve">11].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</w:t>
      </w:r>
      <w:r w:rsidRPr="008425B4">
        <w:rPr>
          <w:sz w:val="28"/>
          <w:szCs w:val="28"/>
        </w:rPr>
        <w:t>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camera </w:t>
      </w:r>
      <w:proofErr w:type="spellStart"/>
      <w:r w:rsidRPr="008425B4">
        <w:rPr>
          <w:sz w:val="28"/>
          <w:szCs w:val="28"/>
        </w:rPr>
        <w:t>giám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sẵn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</w:t>
      </w:r>
      <w:proofErr w:type="spellEnd"/>
      <w:r w:rsidRPr="008425B4">
        <w:rPr>
          <w:sz w:val="28"/>
          <w:szCs w:val="28"/>
        </w:rPr>
        <w:t xml:space="preserve"> ban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 so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Drone.</w:t>
      </w:r>
    </w:p>
    <w:p w14:paraId="468E641B" w14:textId="77777777" w:rsidR="000A2E2E" w:rsidRPr="008425B4" w:rsidRDefault="00E22632">
      <w:pPr>
        <w:spacing w:before="200" w:after="200" w:line="276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nay,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(Convolutional Neural Networks - </w:t>
      </w:r>
      <w:proofErr w:type="gramStart"/>
      <w:r w:rsidRPr="008425B4">
        <w:rPr>
          <w:sz w:val="28"/>
          <w:szCs w:val="28"/>
        </w:rPr>
        <w:t>CNN)[</w:t>
      </w:r>
      <w:proofErr w:type="gramEnd"/>
      <w:r w:rsidRPr="008425B4">
        <w:rPr>
          <w:sz w:val="28"/>
          <w:szCs w:val="28"/>
        </w:rPr>
        <w:t xml:space="preserve">12]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</w:t>
      </w:r>
      <w:r w:rsidRPr="008425B4">
        <w:rPr>
          <w:sz w:val="28"/>
          <w:szCs w:val="28"/>
        </w:rPr>
        <w:t>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phổ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CNN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thấp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y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khuôn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mặt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lastRenderedPageBreak/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khác.Ngoài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trúc</w:t>
      </w:r>
      <w:proofErr w:type="spellEnd"/>
      <w:r w:rsidRPr="008425B4">
        <w:rPr>
          <w:sz w:val="28"/>
          <w:szCs w:val="28"/>
        </w:rPr>
        <w:t xml:space="preserve"> (Recurrent Neural Networks - RNN)[13],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</w:t>
      </w:r>
      <w:r w:rsidRPr="008425B4">
        <w:rPr>
          <w:sz w:val="28"/>
          <w:szCs w:val="28"/>
        </w:rPr>
        <w:t>inh</w:t>
      </w:r>
      <w:proofErr w:type="spellEnd"/>
      <w:r w:rsidRPr="008425B4">
        <w:rPr>
          <w:sz w:val="28"/>
          <w:szCs w:val="28"/>
        </w:rPr>
        <w:t xml:space="preserve"> (Generative Neural Networks - GAN)[14]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SSD [15]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YOLO [16]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ngôn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âm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nhạc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>.</w:t>
      </w:r>
    </w:p>
    <w:p w14:paraId="5FA340EA" w14:textId="77777777" w:rsidR="000A2E2E" w:rsidRPr="008425B4" w:rsidRDefault="00E22632">
      <w:pPr>
        <w:spacing w:before="200" w:after="200" w:line="276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: </w:t>
      </w:r>
    </w:p>
    <w:p w14:paraId="14FE3A6F" w14:textId="77777777" w:rsidR="000A2E2E" w:rsidRPr="008425B4" w:rsidRDefault="00E22632">
      <w:pPr>
        <w:numPr>
          <w:ilvl w:val="0"/>
          <w:numId w:val="4"/>
        </w:numPr>
        <w:spacing w:before="200" w:after="200" w:line="276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(Image Classification)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nội</w:t>
      </w:r>
      <w:proofErr w:type="spellEnd"/>
      <w:r w:rsidRPr="008425B4">
        <w:rPr>
          <w:sz w:val="28"/>
          <w:szCs w:val="28"/>
        </w:rPr>
        <w:t xml:space="preserve"> dung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r w:rsidRPr="008425B4">
        <w:rPr>
          <w:sz w:val="28"/>
          <w:szCs w:val="28"/>
        </w:rPr>
        <w:t>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xe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chó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mèo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cối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>, v.v.</w:t>
      </w:r>
    </w:p>
    <w:p w14:paraId="78147D9A" w14:textId="77777777" w:rsidR="000A2E2E" w:rsidRPr="008425B4" w:rsidRDefault="00E22632">
      <w:pPr>
        <w:numPr>
          <w:ilvl w:val="0"/>
          <w:numId w:val="4"/>
        </w:numPr>
        <w:spacing w:before="200" w:after="200" w:line="276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(Object Localization)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quyết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.</w:t>
      </w:r>
    </w:p>
    <w:p w14:paraId="45236F83" w14:textId="77777777" w:rsidR="000A2E2E" w:rsidRPr="008425B4" w:rsidRDefault="00E22632">
      <w:pPr>
        <w:spacing w:before="200" w:after="200" w:line="276" w:lineRule="auto"/>
        <w:jc w:val="both"/>
        <w:rPr>
          <w:sz w:val="27"/>
          <w:szCs w:val="27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bài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thuyết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</w:t>
      </w:r>
      <w:r w:rsidRPr="008425B4">
        <w:rPr>
          <w:sz w:val="28"/>
          <w:szCs w:val="28"/>
        </w:rPr>
        <w:t>ạng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>.</w:t>
      </w:r>
    </w:p>
    <w:p w14:paraId="7B79C416" w14:textId="77777777" w:rsidR="000A2E2E" w:rsidRPr="008425B4" w:rsidRDefault="00E22632">
      <w:pPr>
        <w:pStyle w:val="Heading2"/>
        <w:spacing w:after="240" w:line="360" w:lineRule="auto"/>
        <w:jc w:val="both"/>
      </w:pPr>
      <w:bookmarkStart w:id="32" w:name="_Toc135695344"/>
      <w:r w:rsidRPr="008425B4">
        <w:t xml:space="preserve">1.2 </w:t>
      </w:r>
      <w:proofErr w:type="spellStart"/>
      <w:r w:rsidRPr="008425B4">
        <w:t>Mục</w:t>
      </w:r>
      <w:proofErr w:type="spellEnd"/>
      <w:r w:rsidRPr="008425B4">
        <w:t xml:space="preserve"> </w:t>
      </w:r>
      <w:proofErr w:type="spellStart"/>
      <w:r w:rsidRPr="008425B4">
        <w:t>đích</w:t>
      </w:r>
      <w:proofErr w:type="spellEnd"/>
      <w:r w:rsidRPr="008425B4">
        <w:t xml:space="preserve"> khoá </w:t>
      </w:r>
      <w:proofErr w:type="spellStart"/>
      <w:r w:rsidRPr="008425B4">
        <w:t>luận</w:t>
      </w:r>
      <w:proofErr w:type="spellEnd"/>
      <w:r w:rsidRPr="008425B4">
        <w:t xml:space="preserve"> </w:t>
      </w:r>
      <w:proofErr w:type="spellStart"/>
      <w:r w:rsidRPr="008425B4">
        <w:t>tốt</w:t>
      </w:r>
      <w:proofErr w:type="spellEnd"/>
      <w:r w:rsidRPr="008425B4">
        <w:t xml:space="preserve"> </w:t>
      </w:r>
      <w:proofErr w:type="spellStart"/>
      <w:r w:rsidRPr="008425B4">
        <w:t>nghiệp</w:t>
      </w:r>
      <w:bookmarkEnd w:id="32"/>
      <w:proofErr w:type="spellEnd"/>
    </w:p>
    <w:p w14:paraId="0964757C" w14:textId="77777777" w:rsidR="000A2E2E" w:rsidRPr="008425B4" w:rsidRDefault="00E22632">
      <w:pPr>
        <w:spacing w:line="480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Tìm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hi</w:t>
      </w:r>
      <w:r w:rsidRPr="008425B4">
        <w:rPr>
          <w:sz w:val="27"/>
          <w:szCs w:val="27"/>
        </w:rPr>
        <w:t>ểu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nghiên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cứu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sâu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hơn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về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các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ứng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trong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thực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tế</w:t>
      </w:r>
      <w:proofErr w:type="spellEnd"/>
      <w:r w:rsidRPr="008425B4">
        <w:rPr>
          <w:sz w:val="27"/>
          <w:szCs w:val="27"/>
        </w:rPr>
        <w:t>.</w:t>
      </w:r>
    </w:p>
    <w:p w14:paraId="6DFBC254" w14:textId="77777777" w:rsidR="000A2E2E" w:rsidRPr="008425B4" w:rsidRDefault="00E22632">
      <w:pPr>
        <w:spacing w:line="480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Từ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đó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thiết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kế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công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mô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loại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>.</w:t>
      </w:r>
    </w:p>
    <w:p w14:paraId="6E5AF7C4" w14:textId="77777777" w:rsidR="000A2E2E" w:rsidRPr="008425B4" w:rsidRDefault="00E22632">
      <w:pPr>
        <w:spacing w:line="480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Điều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khiển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giám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sát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hoạt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mô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hình</w:t>
      </w:r>
      <w:proofErr w:type="spellEnd"/>
      <w:r w:rsidRPr="008425B4">
        <w:rPr>
          <w:sz w:val="27"/>
          <w:szCs w:val="27"/>
        </w:rPr>
        <w:t>.</w:t>
      </w:r>
    </w:p>
    <w:p w14:paraId="32DFFFBB" w14:textId="77777777" w:rsidR="000A2E2E" w:rsidRPr="008425B4" w:rsidRDefault="00E22632">
      <w:pPr>
        <w:pStyle w:val="Heading2"/>
        <w:spacing w:before="200" w:after="240" w:line="360" w:lineRule="auto"/>
        <w:jc w:val="both"/>
      </w:pPr>
      <w:bookmarkStart w:id="33" w:name="_Toc135695345"/>
      <w:r w:rsidRPr="008425B4">
        <w:t xml:space="preserve">1.3 </w:t>
      </w:r>
      <w:proofErr w:type="spellStart"/>
      <w:r w:rsidRPr="008425B4">
        <w:t>Đối</w:t>
      </w:r>
      <w:proofErr w:type="spellEnd"/>
      <w:r w:rsidRPr="008425B4">
        <w:t xml:space="preserve"> </w:t>
      </w:r>
      <w:proofErr w:type="spellStart"/>
      <w:r w:rsidRPr="008425B4">
        <w:t>tượng</w:t>
      </w:r>
      <w:proofErr w:type="spellEnd"/>
      <w:r w:rsidRPr="008425B4">
        <w:t xml:space="preserve"> </w:t>
      </w:r>
      <w:proofErr w:type="spellStart"/>
      <w:r w:rsidRPr="008425B4">
        <w:t>nghiên</w:t>
      </w:r>
      <w:proofErr w:type="spellEnd"/>
      <w:r w:rsidRPr="008425B4">
        <w:t xml:space="preserve"> </w:t>
      </w:r>
      <w:proofErr w:type="spellStart"/>
      <w:r w:rsidRPr="008425B4">
        <w:t>cứu</w:t>
      </w:r>
      <w:bookmarkEnd w:id="33"/>
      <w:proofErr w:type="spellEnd"/>
    </w:p>
    <w:p w14:paraId="56628791" w14:textId="77777777" w:rsidR="000A2E2E" w:rsidRPr="008425B4" w:rsidRDefault="00E22632">
      <w:pPr>
        <w:spacing w:before="240" w:after="240" w:line="480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Quả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</w:p>
    <w:p w14:paraId="1CF7AF54" w14:textId="77777777" w:rsidR="000A2E2E" w:rsidRPr="008425B4" w:rsidRDefault="00E22632">
      <w:pPr>
        <w:spacing w:before="240" w:after="240" w:line="480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Kỹ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thuật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>.</w:t>
      </w:r>
    </w:p>
    <w:p w14:paraId="650DE156" w14:textId="77777777" w:rsidR="000A2E2E" w:rsidRPr="008425B4" w:rsidRDefault="00E22632">
      <w:pPr>
        <w:spacing w:before="240" w:after="240" w:line="480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lastRenderedPageBreak/>
        <w:t>Trí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tuệ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tạo</w:t>
      </w:r>
      <w:proofErr w:type="spellEnd"/>
      <w:r w:rsidRPr="008425B4">
        <w:rPr>
          <w:sz w:val="27"/>
          <w:szCs w:val="27"/>
        </w:rPr>
        <w:t xml:space="preserve"> (AI)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internet </w:t>
      </w:r>
      <w:proofErr w:type="spellStart"/>
      <w:r w:rsidRPr="008425B4">
        <w:rPr>
          <w:sz w:val="27"/>
          <w:szCs w:val="27"/>
        </w:rPr>
        <w:t>kết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nối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vạn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vật</w:t>
      </w:r>
      <w:proofErr w:type="spellEnd"/>
      <w:r w:rsidRPr="008425B4">
        <w:rPr>
          <w:sz w:val="27"/>
          <w:szCs w:val="27"/>
        </w:rPr>
        <w:t xml:space="preserve"> (IoT)</w:t>
      </w:r>
    </w:p>
    <w:p w14:paraId="608A8671" w14:textId="77777777" w:rsidR="000A2E2E" w:rsidRPr="008425B4" w:rsidRDefault="000A2E2E">
      <w:pPr>
        <w:spacing w:line="480" w:lineRule="auto"/>
        <w:jc w:val="both"/>
        <w:rPr>
          <w:sz w:val="27"/>
          <w:szCs w:val="27"/>
        </w:rPr>
      </w:pPr>
    </w:p>
    <w:p w14:paraId="3D5493F6" w14:textId="77777777" w:rsidR="000A2E2E" w:rsidRPr="008425B4" w:rsidRDefault="00E22632">
      <w:pPr>
        <w:pStyle w:val="Heading2"/>
        <w:spacing w:before="200" w:after="240" w:line="360" w:lineRule="auto"/>
        <w:jc w:val="both"/>
      </w:pPr>
      <w:bookmarkStart w:id="34" w:name="_Toc135695346"/>
      <w:r w:rsidRPr="008425B4">
        <w:t xml:space="preserve">1.4 </w:t>
      </w:r>
      <w:proofErr w:type="spellStart"/>
      <w:r w:rsidRPr="008425B4">
        <w:t>Phạm</w:t>
      </w:r>
      <w:proofErr w:type="spellEnd"/>
      <w:r w:rsidRPr="008425B4">
        <w:t xml:space="preserve"> vi </w:t>
      </w:r>
      <w:proofErr w:type="spellStart"/>
      <w:r w:rsidRPr="008425B4">
        <w:t>nghiên</w:t>
      </w:r>
      <w:proofErr w:type="spellEnd"/>
      <w:r w:rsidRPr="008425B4">
        <w:t xml:space="preserve"> </w:t>
      </w:r>
      <w:proofErr w:type="spellStart"/>
      <w:r w:rsidRPr="008425B4">
        <w:t>cứu</w:t>
      </w:r>
      <w:bookmarkEnd w:id="34"/>
      <w:proofErr w:type="spellEnd"/>
    </w:p>
    <w:p w14:paraId="70BD2852" w14:textId="77777777" w:rsidR="000A2E2E" w:rsidRPr="008425B4" w:rsidRDefault="00E22632">
      <w:pPr>
        <w:spacing w:before="240" w:after="240" w:line="360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Ứng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 xml:space="preserve"> AI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IoT </w:t>
      </w:r>
      <w:proofErr w:type="spellStart"/>
      <w:r w:rsidRPr="008425B4">
        <w:rPr>
          <w:sz w:val="27"/>
          <w:szCs w:val="27"/>
        </w:rPr>
        <w:t>trong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việc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xây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dựng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mô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hình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thập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dữ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liệu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quả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trực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tiếp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cây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một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cách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tự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động</w:t>
      </w:r>
      <w:proofErr w:type="spellEnd"/>
      <w:r w:rsidRPr="008425B4">
        <w:rPr>
          <w:sz w:val="27"/>
          <w:szCs w:val="27"/>
        </w:rPr>
        <w:t xml:space="preserve">. </w:t>
      </w:r>
      <w:proofErr w:type="spellStart"/>
      <w:r w:rsidRPr="008425B4">
        <w:rPr>
          <w:sz w:val="27"/>
          <w:szCs w:val="27"/>
        </w:rPr>
        <w:t>Dữ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liệu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đó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được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nhận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dạng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phân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tích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dựa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các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kỹ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thuật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r w:rsidRPr="008425B4">
        <w:rPr>
          <w:sz w:val="27"/>
          <w:szCs w:val="27"/>
        </w:rPr>
        <w:t>AI.</w:t>
      </w:r>
    </w:p>
    <w:p w14:paraId="23C0B778" w14:textId="77777777" w:rsidR="000A2E2E" w:rsidRPr="008425B4" w:rsidRDefault="00E22632">
      <w:pPr>
        <w:spacing w:before="240" w:after="240" w:line="360" w:lineRule="auto"/>
        <w:jc w:val="both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Điều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khiển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giám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sát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trình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chăm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sóc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vườn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chua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thông</w:t>
      </w:r>
      <w:proofErr w:type="spellEnd"/>
      <w:r w:rsidRPr="008425B4">
        <w:rPr>
          <w:sz w:val="27"/>
          <w:szCs w:val="27"/>
        </w:rPr>
        <w:t xml:space="preserve"> qua </w:t>
      </w:r>
      <w:proofErr w:type="spellStart"/>
      <w:r w:rsidRPr="008425B4">
        <w:rPr>
          <w:sz w:val="27"/>
          <w:szCs w:val="27"/>
        </w:rPr>
        <w:t>hệ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thống</w:t>
      </w:r>
      <w:proofErr w:type="spellEnd"/>
      <w:r w:rsidRPr="008425B4">
        <w:rPr>
          <w:sz w:val="27"/>
          <w:szCs w:val="27"/>
        </w:rPr>
        <w:t xml:space="preserve"> IoT</w:t>
      </w:r>
    </w:p>
    <w:p w14:paraId="334B3CCD" w14:textId="77777777" w:rsidR="000A2E2E" w:rsidRPr="008425B4" w:rsidRDefault="00E22632">
      <w:pPr>
        <w:pStyle w:val="Heading2"/>
        <w:spacing w:before="200" w:after="240"/>
      </w:pPr>
      <w:bookmarkStart w:id="35" w:name="_Toc135695347"/>
      <w:r w:rsidRPr="008425B4">
        <w:t xml:space="preserve">1.5 </w:t>
      </w:r>
      <w:proofErr w:type="spellStart"/>
      <w:r w:rsidRPr="008425B4">
        <w:t>Phương</w:t>
      </w:r>
      <w:proofErr w:type="spellEnd"/>
      <w:r w:rsidRPr="008425B4">
        <w:t xml:space="preserve"> </w:t>
      </w:r>
      <w:proofErr w:type="spellStart"/>
      <w:r w:rsidRPr="008425B4">
        <w:t>pháp</w:t>
      </w:r>
      <w:proofErr w:type="spellEnd"/>
      <w:r w:rsidRPr="008425B4">
        <w:t xml:space="preserve"> </w:t>
      </w:r>
      <w:proofErr w:type="spellStart"/>
      <w:r w:rsidRPr="008425B4">
        <w:t>nghiên</w:t>
      </w:r>
      <w:proofErr w:type="spellEnd"/>
      <w:r w:rsidRPr="008425B4">
        <w:t xml:space="preserve"> </w:t>
      </w:r>
      <w:proofErr w:type="spellStart"/>
      <w:r w:rsidRPr="008425B4">
        <w:t>cứu</w:t>
      </w:r>
      <w:bookmarkEnd w:id="35"/>
      <w:proofErr w:type="spellEnd"/>
    </w:p>
    <w:p w14:paraId="686865E1" w14:textId="77777777" w:rsidR="000A2E2E" w:rsidRPr="008425B4" w:rsidRDefault="00E22632">
      <w:pPr>
        <w:pStyle w:val="Heading3"/>
        <w:spacing w:before="240" w:after="240"/>
        <w:rPr>
          <w:b w:val="0"/>
          <w:sz w:val="27"/>
          <w:szCs w:val="27"/>
        </w:rPr>
      </w:pPr>
      <w:bookmarkStart w:id="36" w:name="_Toc135695348"/>
      <w:r w:rsidRPr="008425B4">
        <w:rPr>
          <w:sz w:val="27"/>
          <w:szCs w:val="27"/>
        </w:rPr>
        <w:t xml:space="preserve">1.5.1 </w:t>
      </w:r>
      <w:proofErr w:type="spellStart"/>
      <w:r w:rsidRPr="008425B4">
        <w:rPr>
          <w:sz w:val="27"/>
          <w:szCs w:val="27"/>
        </w:rPr>
        <w:t>Phương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pháp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luận</w:t>
      </w:r>
      <w:proofErr w:type="spellEnd"/>
      <w:r w:rsidRPr="008425B4">
        <w:rPr>
          <w:sz w:val="27"/>
          <w:szCs w:val="27"/>
        </w:rPr>
        <w:t>:</w:t>
      </w:r>
      <w:bookmarkEnd w:id="36"/>
    </w:p>
    <w:p w14:paraId="081947AD" w14:textId="77777777" w:rsidR="000A2E2E" w:rsidRPr="008425B4" w:rsidRDefault="00E2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48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Nghiên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cứu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tài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liệu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về</w:t>
      </w:r>
      <w:proofErr w:type="spellEnd"/>
      <w:r w:rsidRPr="008425B4">
        <w:rPr>
          <w:sz w:val="27"/>
          <w:szCs w:val="27"/>
        </w:rPr>
        <w:t xml:space="preserve"> Python.</w:t>
      </w:r>
    </w:p>
    <w:p w14:paraId="4CDF70A5" w14:textId="77777777" w:rsidR="000A2E2E" w:rsidRPr="008425B4" w:rsidRDefault="00E2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48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Nghiên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cứu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về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ứng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dụng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Pycharm</w:t>
      </w:r>
      <w:proofErr w:type="spellEnd"/>
      <w:r w:rsidRPr="008425B4">
        <w:rPr>
          <w:sz w:val="27"/>
          <w:szCs w:val="27"/>
        </w:rPr>
        <w:t>.</w:t>
      </w:r>
    </w:p>
    <w:p w14:paraId="32F137A5" w14:textId="77777777" w:rsidR="000A2E2E" w:rsidRPr="008425B4" w:rsidRDefault="00E2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48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Nghiên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cứu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về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xử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lý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ảnh</w:t>
      </w:r>
      <w:proofErr w:type="spellEnd"/>
      <w:r w:rsidRPr="008425B4">
        <w:rPr>
          <w:sz w:val="27"/>
          <w:szCs w:val="27"/>
        </w:rPr>
        <w:t>.</w:t>
      </w:r>
    </w:p>
    <w:p w14:paraId="6AF07647" w14:textId="77777777" w:rsidR="000A2E2E" w:rsidRPr="008425B4" w:rsidRDefault="00E2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48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Nghiên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cứu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về</w:t>
      </w:r>
      <w:proofErr w:type="spellEnd"/>
      <w:r w:rsidRPr="008425B4">
        <w:rPr>
          <w:sz w:val="27"/>
          <w:szCs w:val="27"/>
        </w:rPr>
        <w:t xml:space="preserve"> AI.</w:t>
      </w:r>
    </w:p>
    <w:p w14:paraId="25F66A9F" w14:textId="77777777" w:rsidR="000A2E2E" w:rsidRPr="008425B4" w:rsidRDefault="00E2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48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Tìm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kiếm</w:t>
      </w:r>
      <w:proofErr w:type="spellEnd"/>
      <w:r w:rsidRPr="008425B4">
        <w:rPr>
          <w:sz w:val="27"/>
          <w:szCs w:val="27"/>
        </w:rPr>
        <w:t xml:space="preserve">, </w:t>
      </w:r>
      <w:proofErr w:type="spellStart"/>
      <w:r w:rsidRPr="008425B4">
        <w:rPr>
          <w:sz w:val="27"/>
          <w:szCs w:val="27"/>
        </w:rPr>
        <w:t>th</w:t>
      </w:r>
      <w:r w:rsidRPr="008425B4">
        <w:rPr>
          <w:sz w:val="27"/>
          <w:szCs w:val="27"/>
        </w:rPr>
        <w:t>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thập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các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bộ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dữ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liệu</w:t>
      </w:r>
      <w:proofErr w:type="spellEnd"/>
      <w:r w:rsidRPr="008425B4">
        <w:rPr>
          <w:sz w:val="27"/>
          <w:szCs w:val="27"/>
        </w:rPr>
        <w:t>.</w:t>
      </w:r>
    </w:p>
    <w:p w14:paraId="79650DBB" w14:textId="77777777" w:rsidR="000A2E2E" w:rsidRPr="008425B4" w:rsidRDefault="00E22632" w:rsidP="00F11811">
      <w:pPr>
        <w:pStyle w:val="Heading3"/>
        <w:rPr>
          <w:b w:val="0"/>
        </w:rPr>
      </w:pPr>
      <w:bookmarkStart w:id="37" w:name="_Toc135695349"/>
      <w:r w:rsidRPr="008425B4">
        <w:t xml:space="preserve">1.5.2 </w:t>
      </w:r>
      <w:proofErr w:type="spellStart"/>
      <w:r w:rsidRPr="008425B4">
        <w:t>Phương</w:t>
      </w:r>
      <w:proofErr w:type="spellEnd"/>
      <w:r w:rsidRPr="008425B4">
        <w:t xml:space="preserve"> </w:t>
      </w:r>
      <w:proofErr w:type="spellStart"/>
      <w:r w:rsidRPr="008425B4">
        <w:t>pháp</w:t>
      </w:r>
      <w:proofErr w:type="spellEnd"/>
      <w:r w:rsidRPr="008425B4">
        <w:t xml:space="preserve"> </w:t>
      </w:r>
      <w:proofErr w:type="spellStart"/>
      <w:r w:rsidRPr="008425B4">
        <w:t>thực</w:t>
      </w:r>
      <w:proofErr w:type="spellEnd"/>
      <w:r w:rsidRPr="008425B4">
        <w:t xml:space="preserve"> </w:t>
      </w:r>
      <w:proofErr w:type="spellStart"/>
      <w:r w:rsidRPr="008425B4">
        <w:t>tiễn</w:t>
      </w:r>
      <w:proofErr w:type="spellEnd"/>
      <w:r w:rsidRPr="008425B4">
        <w:t>:</w:t>
      </w:r>
      <w:bookmarkEnd w:id="37"/>
    </w:p>
    <w:p w14:paraId="34CCB313" w14:textId="77777777" w:rsidR="000A2E2E" w:rsidRPr="008425B4" w:rsidRDefault="00E2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48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Cài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đặt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chạy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thuật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toán</w:t>
      </w:r>
      <w:proofErr w:type="spellEnd"/>
      <w:r w:rsidRPr="008425B4">
        <w:rPr>
          <w:sz w:val="27"/>
          <w:szCs w:val="27"/>
        </w:rPr>
        <w:t>.</w:t>
      </w:r>
    </w:p>
    <w:p w14:paraId="2BFEA85C" w14:textId="77777777" w:rsidR="000A2E2E" w:rsidRPr="008425B4" w:rsidRDefault="00E2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48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Thử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nghiệm</w:t>
      </w:r>
      <w:proofErr w:type="spellEnd"/>
      <w:r w:rsidRPr="008425B4">
        <w:rPr>
          <w:sz w:val="27"/>
          <w:szCs w:val="27"/>
        </w:rPr>
        <w:t xml:space="preserve">, so </w:t>
      </w:r>
      <w:proofErr w:type="spellStart"/>
      <w:r w:rsidRPr="008425B4">
        <w:rPr>
          <w:sz w:val="27"/>
          <w:szCs w:val="27"/>
        </w:rPr>
        <w:t>sánh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kết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quả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trên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dữ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liệu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thực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tế</w:t>
      </w:r>
      <w:proofErr w:type="spellEnd"/>
      <w:r w:rsidRPr="008425B4">
        <w:rPr>
          <w:sz w:val="27"/>
          <w:szCs w:val="27"/>
        </w:rPr>
        <w:t>.</w:t>
      </w:r>
    </w:p>
    <w:p w14:paraId="638D9DB2" w14:textId="77777777" w:rsidR="000A2E2E" w:rsidRPr="008425B4" w:rsidRDefault="00E226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480" w:lineRule="auto"/>
        <w:rPr>
          <w:sz w:val="27"/>
          <w:szCs w:val="27"/>
        </w:rPr>
      </w:pPr>
      <w:proofErr w:type="spellStart"/>
      <w:r w:rsidRPr="008425B4">
        <w:rPr>
          <w:sz w:val="27"/>
          <w:szCs w:val="27"/>
        </w:rPr>
        <w:t>Đánh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giá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và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kiểm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tra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tính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đúng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đắn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của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phương</w:t>
      </w:r>
      <w:proofErr w:type="spellEnd"/>
      <w:r w:rsidRPr="008425B4">
        <w:rPr>
          <w:sz w:val="27"/>
          <w:szCs w:val="27"/>
        </w:rPr>
        <w:t xml:space="preserve"> </w:t>
      </w:r>
      <w:proofErr w:type="spellStart"/>
      <w:r w:rsidRPr="008425B4">
        <w:rPr>
          <w:sz w:val="27"/>
          <w:szCs w:val="27"/>
        </w:rPr>
        <w:t>pháp</w:t>
      </w:r>
      <w:proofErr w:type="spellEnd"/>
      <w:r w:rsidRPr="008425B4">
        <w:rPr>
          <w:sz w:val="27"/>
          <w:szCs w:val="27"/>
        </w:rPr>
        <w:t>.</w:t>
      </w:r>
    </w:p>
    <w:p w14:paraId="4AE7B26B" w14:textId="77777777" w:rsidR="000A2E2E" w:rsidRPr="008425B4" w:rsidRDefault="00E22632">
      <w:pPr>
        <w:pStyle w:val="Heading1"/>
      </w:pPr>
      <w:bookmarkStart w:id="38" w:name="_heading=h.7dks18b6wpei" w:colFirst="0" w:colLast="0"/>
      <w:bookmarkEnd w:id="38"/>
      <w:r w:rsidRPr="008425B4">
        <w:br w:type="page"/>
      </w:r>
    </w:p>
    <w:p w14:paraId="35B49D45" w14:textId="77777777" w:rsidR="000A2E2E" w:rsidRPr="008425B4" w:rsidRDefault="00E22632">
      <w:pPr>
        <w:pStyle w:val="Heading1"/>
      </w:pPr>
      <w:bookmarkStart w:id="39" w:name="_Toc135695350"/>
      <w:r w:rsidRPr="008425B4">
        <w:lastRenderedPageBreak/>
        <w:t>CHƯƠNG 2: CƠ SỞ LÝ THUYẾT</w:t>
      </w:r>
      <w:bookmarkEnd w:id="39"/>
    </w:p>
    <w:p w14:paraId="6D023735" w14:textId="77777777" w:rsidR="000A2E2E" w:rsidRPr="008425B4" w:rsidRDefault="00E22632" w:rsidP="00F11811">
      <w:pPr>
        <w:pStyle w:val="Heading2"/>
        <w:rPr>
          <w:b w:val="0"/>
        </w:rPr>
      </w:pPr>
      <w:bookmarkStart w:id="40" w:name="_Toc135695351"/>
      <w:r w:rsidRPr="008425B4">
        <w:t xml:space="preserve">2.1 </w:t>
      </w:r>
      <w:proofErr w:type="spellStart"/>
      <w:r w:rsidRPr="008425B4">
        <w:t>Xử</w:t>
      </w:r>
      <w:proofErr w:type="spellEnd"/>
      <w:r w:rsidRPr="008425B4">
        <w:t xml:space="preserve"> </w:t>
      </w:r>
      <w:proofErr w:type="spellStart"/>
      <w:r w:rsidRPr="008425B4">
        <w:t>lý</w:t>
      </w:r>
      <w:proofErr w:type="spellEnd"/>
      <w:r w:rsidRPr="008425B4">
        <w:t xml:space="preserve"> </w:t>
      </w:r>
      <w:proofErr w:type="spellStart"/>
      <w:r w:rsidRPr="008425B4">
        <w:t>ảnh</w:t>
      </w:r>
      <w:proofErr w:type="spellEnd"/>
      <w:r w:rsidRPr="008425B4">
        <w:t xml:space="preserve"> </w:t>
      </w:r>
      <w:proofErr w:type="spellStart"/>
      <w:r w:rsidRPr="008425B4">
        <w:t>là</w:t>
      </w:r>
      <w:proofErr w:type="spellEnd"/>
      <w:r w:rsidRPr="008425B4">
        <w:t xml:space="preserve"> </w:t>
      </w:r>
      <w:proofErr w:type="spellStart"/>
      <w:r w:rsidRPr="008425B4">
        <w:t>gì</w:t>
      </w:r>
      <w:bookmarkEnd w:id="40"/>
      <w:proofErr w:type="spellEnd"/>
      <w:r w:rsidRPr="008425B4">
        <w:t xml:space="preserve"> </w:t>
      </w:r>
    </w:p>
    <w:p w14:paraId="090CCF9D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nâng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hữu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ích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>/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Hiệ</w:t>
      </w:r>
      <w:r w:rsidRPr="008425B4">
        <w:rPr>
          <w:sz w:val="28"/>
          <w:szCs w:val="28"/>
        </w:rPr>
        <w:t>n</w:t>
      </w:r>
      <w:proofErr w:type="spellEnd"/>
      <w:r w:rsidRPr="008425B4">
        <w:rPr>
          <w:sz w:val="28"/>
          <w:szCs w:val="28"/>
        </w:rPr>
        <w:t xml:space="preserve"> nay,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chóng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lĩnh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cốt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lõi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khoa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>.</w:t>
      </w:r>
    </w:p>
    <w:p w14:paraId="4B85681E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>:</w:t>
      </w:r>
    </w:p>
    <w:p w14:paraId="57F81592" w14:textId="77777777" w:rsidR="000A2E2E" w:rsidRPr="008425B4" w:rsidRDefault="00E22632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</w:t>
      </w:r>
      <w:r w:rsidRPr="008425B4">
        <w:rPr>
          <w:sz w:val="28"/>
          <w:szCs w:val="28"/>
        </w:rPr>
        <w:t>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</w:p>
    <w:p w14:paraId="6360779A" w14:textId="77777777" w:rsidR="000A2E2E" w:rsidRPr="008425B4" w:rsidRDefault="00E22632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</w:p>
    <w:p w14:paraId="06D92890" w14:textId="77777777" w:rsidR="000A2E2E" w:rsidRPr="008425B4" w:rsidRDefault="00E22632">
      <w:pPr>
        <w:numPr>
          <w:ilvl w:val="0"/>
          <w:numId w:val="15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.</w:t>
      </w:r>
    </w:p>
    <w:p w14:paraId="53F5D914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in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Trong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nguyên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tắc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. Ba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trải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khai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tin.</w:t>
      </w:r>
    </w:p>
    <w:p w14:paraId="1995BA05" w14:textId="77777777" w:rsidR="000A2E2E" w:rsidRPr="008425B4" w:rsidRDefault="00E22632">
      <w:pPr>
        <w:shd w:val="clear" w:color="auto" w:fill="FFFFFF"/>
        <w:spacing w:after="160" w:line="360" w:lineRule="auto"/>
        <w:jc w:val="both"/>
        <w:rPr>
          <w:b/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chiều</w:t>
      </w:r>
      <w:proofErr w:type="spellEnd"/>
      <w:r w:rsidRPr="008425B4">
        <w:rPr>
          <w:sz w:val="28"/>
          <w:szCs w:val="28"/>
        </w:rPr>
        <w:t xml:space="preserve">, </w:t>
      </w:r>
      <w:proofErr w:type="gramStart"/>
      <w:r w:rsidRPr="008425B4">
        <w:rPr>
          <w:sz w:val="28"/>
          <w:szCs w:val="28"/>
        </w:rPr>
        <w:t>f(</w:t>
      </w:r>
      <w:proofErr w:type="gramEnd"/>
      <w:r w:rsidRPr="008425B4">
        <w:rPr>
          <w:sz w:val="28"/>
          <w:szCs w:val="28"/>
        </w:rPr>
        <w:t xml:space="preserve">x, y),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x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y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tọa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mặt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phẳng</w:t>
      </w:r>
      <w:proofErr w:type="spellEnd"/>
      <w:r w:rsidRPr="008425B4">
        <w:rPr>
          <w:sz w:val="28"/>
          <w:szCs w:val="28"/>
        </w:rPr>
        <w:t xml:space="preserve">),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f </w:t>
      </w:r>
      <w:proofErr w:type="spellStart"/>
      <w:r w:rsidRPr="008425B4">
        <w:rPr>
          <w:sz w:val="28"/>
          <w:szCs w:val="28"/>
        </w:rPr>
        <w:t>tại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cặp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tọa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nào</w:t>
      </w:r>
      <w:proofErr w:type="spellEnd"/>
      <w:r w:rsidRPr="008425B4">
        <w:rPr>
          <w:sz w:val="28"/>
          <w:szCs w:val="28"/>
        </w:rPr>
        <w:t xml:space="preserve"> (x, y)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. Khi x, y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f </w:t>
      </w:r>
      <w:proofErr w:type="spellStart"/>
      <w:r w:rsidRPr="008425B4">
        <w:rPr>
          <w:sz w:val="28"/>
          <w:szCs w:val="28"/>
        </w:rPr>
        <w:t>đều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hữu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, ta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Lĩnh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Lưu</w:t>
      </w:r>
      <w:proofErr w:type="spellEnd"/>
      <w:r w:rsidRPr="008425B4">
        <w:rPr>
          <w:sz w:val="28"/>
          <w:szCs w:val="28"/>
        </w:rPr>
        <w:t xml:space="preserve"> ý </w:t>
      </w:r>
      <w:proofErr w:type="spellStart"/>
      <w:r w:rsidRPr="008425B4">
        <w:rPr>
          <w:sz w:val="28"/>
          <w:szCs w:val="28"/>
        </w:rPr>
        <w:t>rằng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hữu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tử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lastRenderedPageBreak/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, pels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pixels. Pixel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phổ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>.[17]</w:t>
      </w:r>
    </w:p>
    <w:p w14:paraId="200E1EEB" w14:textId="77777777" w:rsidR="000A2E2E" w:rsidRPr="008425B4" w:rsidRDefault="00E22632" w:rsidP="00F11811">
      <w:pPr>
        <w:pStyle w:val="Heading2"/>
        <w:rPr>
          <w:b w:val="0"/>
        </w:rPr>
      </w:pPr>
      <w:bookmarkStart w:id="41" w:name="_Toc135695352"/>
      <w:r w:rsidRPr="008425B4">
        <w:t xml:space="preserve">2.2 </w:t>
      </w:r>
      <w:proofErr w:type="spellStart"/>
      <w:r w:rsidRPr="008425B4">
        <w:t>Thị</w:t>
      </w:r>
      <w:proofErr w:type="spellEnd"/>
      <w:r w:rsidRPr="008425B4">
        <w:t xml:space="preserve"> </w:t>
      </w:r>
      <w:proofErr w:type="spellStart"/>
      <w:r w:rsidRPr="008425B4">
        <w:t>giác</w:t>
      </w:r>
      <w:proofErr w:type="spellEnd"/>
      <w:r w:rsidRPr="008425B4">
        <w:t xml:space="preserve"> </w:t>
      </w:r>
      <w:proofErr w:type="spellStart"/>
      <w:r w:rsidRPr="008425B4">
        <w:t>máy</w:t>
      </w:r>
      <w:proofErr w:type="spellEnd"/>
      <w:r w:rsidRPr="008425B4">
        <w:t xml:space="preserve"> </w:t>
      </w:r>
      <w:proofErr w:type="spellStart"/>
      <w:r w:rsidRPr="008425B4">
        <w:t>tính</w:t>
      </w:r>
      <w:bookmarkEnd w:id="41"/>
      <w:proofErr w:type="spellEnd"/>
      <w:r w:rsidRPr="008425B4">
        <w:t xml:space="preserve"> </w:t>
      </w:r>
    </w:p>
    <w:p w14:paraId="58C4F3B0" w14:textId="77777777" w:rsidR="000A2E2E" w:rsidRPr="008425B4" w:rsidRDefault="00E22632" w:rsidP="00F11811">
      <w:pPr>
        <w:pStyle w:val="Heading3"/>
        <w:rPr>
          <w:b w:val="0"/>
        </w:rPr>
      </w:pPr>
      <w:bookmarkStart w:id="42" w:name="_Toc135695353"/>
      <w:r w:rsidRPr="008425B4">
        <w:t xml:space="preserve">2.2.1 </w:t>
      </w:r>
      <w:proofErr w:type="spellStart"/>
      <w:r w:rsidRPr="008425B4">
        <w:t>Giới</w:t>
      </w:r>
      <w:proofErr w:type="spellEnd"/>
      <w:r w:rsidRPr="008425B4">
        <w:t xml:space="preserve"> </w:t>
      </w:r>
      <w:proofErr w:type="spellStart"/>
      <w:r w:rsidRPr="008425B4">
        <w:t>thiệu</w:t>
      </w:r>
      <w:proofErr w:type="spellEnd"/>
      <w:r w:rsidRPr="008425B4">
        <w:t xml:space="preserve"> </w:t>
      </w:r>
      <w:proofErr w:type="spellStart"/>
      <w:r w:rsidRPr="008425B4">
        <w:t>về</w:t>
      </w:r>
      <w:proofErr w:type="spellEnd"/>
      <w:r w:rsidRPr="008425B4">
        <w:t xml:space="preserve"> </w:t>
      </w:r>
      <w:proofErr w:type="spellStart"/>
      <w:r w:rsidRPr="008425B4">
        <w:t>thị</w:t>
      </w:r>
      <w:proofErr w:type="spellEnd"/>
      <w:r w:rsidRPr="008425B4">
        <w:t xml:space="preserve"> </w:t>
      </w:r>
      <w:proofErr w:type="spellStart"/>
      <w:r w:rsidRPr="008425B4">
        <w:t>giác</w:t>
      </w:r>
      <w:proofErr w:type="spellEnd"/>
      <w:r w:rsidRPr="008425B4">
        <w:t xml:space="preserve"> </w:t>
      </w:r>
      <w:proofErr w:type="spellStart"/>
      <w:r w:rsidRPr="008425B4">
        <w:t>máy</w:t>
      </w:r>
      <w:proofErr w:type="spellEnd"/>
      <w:r w:rsidRPr="008425B4">
        <w:t xml:space="preserve"> </w:t>
      </w:r>
      <w:proofErr w:type="spellStart"/>
      <w:r w:rsidRPr="008425B4">
        <w:t>tính</w:t>
      </w:r>
      <w:bookmarkEnd w:id="42"/>
      <w:proofErr w:type="spellEnd"/>
    </w:p>
    <w:p w14:paraId="16C58A5F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lĩnh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tuệ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(AI)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ý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, video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—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Nếu</w:t>
      </w:r>
      <w:proofErr w:type="spellEnd"/>
      <w:r w:rsidRPr="008425B4">
        <w:rPr>
          <w:sz w:val="28"/>
          <w:szCs w:val="28"/>
        </w:rPr>
        <w:t xml:space="preserve"> AI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nghĩ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thì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nhìn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hiểu</w:t>
      </w:r>
      <w:proofErr w:type="spellEnd"/>
      <w:r w:rsidRPr="008425B4">
        <w:rPr>
          <w:sz w:val="28"/>
          <w:szCs w:val="28"/>
        </w:rPr>
        <w:t>.</w:t>
      </w:r>
    </w:p>
    <w:p w14:paraId="335A136A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ngoại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trừ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khởi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lợi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tồn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khoảng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chuyển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hay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ổn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hay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>.</w:t>
      </w:r>
    </w:p>
    <w:p w14:paraId="21A78621" w14:textId="77777777" w:rsidR="000A2E2E" w:rsidRPr="008425B4" w:rsidRDefault="00E22632">
      <w:pPr>
        <w:spacing w:after="200" w:line="360" w:lineRule="auto"/>
        <w:jc w:val="both"/>
        <w:rPr>
          <w:b/>
          <w:color w:val="161616"/>
          <w:sz w:val="28"/>
          <w:szCs w:val="28"/>
        </w:rPr>
      </w:pP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</w:t>
      </w:r>
      <w:r w:rsidRPr="008425B4">
        <w:rPr>
          <w:sz w:val="28"/>
          <w:szCs w:val="28"/>
        </w:rPr>
        <w:t>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ngắn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võng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dây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vỏ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não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phẩm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dõi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nghìn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phẩm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phút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chóng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vượt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>.</w:t>
      </w:r>
    </w:p>
    <w:p w14:paraId="32D15171" w14:textId="77777777" w:rsidR="000A2E2E" w:rsidRPr="008425B4" w:rsidRDefault="00E22632" w:rsidP="00F11811">
      <w:pPr>
        <w:pStyle w:val="Heading3"/>
        <w:rPr>
          <w:b w:val="0"/>
        </w:rPr>
      </w:pPr>
      <w:bookmarkStart w:id="43" w:name="_Toc135695354"/>
      <w:r w:rsidRPr="008425B4">
        <w:t xml:space="preserve">2.2.2. </w:t>
      </w:r>
      <w:proofErr w:type="spellStart"/>
      <w:r w:rsidRPr="008425B4">
        <w:t>Thị</w:t>
      </w:r>
      <w:proofErr w:type="spellEnd"/>
      <w:r w:rsidRPr="008425B4">
        <w:t xml:space="preserve"> </w:t>
      </w:r>
      <w:proofErr w:type="spellStart"/>
      <w:r w:rsidRPr="008425B4">
        <w:t>giác</w:t>
      </w:r>
      <w:proofErr w:type="spellEnd"/>
      <w:r w:rsidRPr="008425B4">
        <w:t xml:space="preserve"> </w:t>
      </w:r>
      <w:proofErr w:type="spellStart"/>
      <w:r w:rsidRPr="008425B4">
        <w:t>máy</w:t>
      </w:r>
      <w:proofErr w:type="spellEnd"/>
      <w:r w:rsidRPr="008425B4">
        <w:t xml:space="preserve"> </w:t>
      </w:r>
      <w:proofErr w:type="spellStart"/>
      <w:r w:rsidRPr="008425B4">
        <w:t>tính</w:t>
      </w:r>
      <w:proofErr w:type="spellEnd"/>
      <w:r w:rsidRPr="008425B4">
        <w:t xml:space="preserve"> </w:t>
      </w:r>
      <w:proofErr w:type="spellStart"/>
      <w:r w:rsidRPr="008425B4">
        <w:t>hoạt</w:t>
      </w:r>
      <w:proofErr w:type="spellEnd"/>
      <w:r w:rsidRPr="008425B4">
        <w:t xml:space="preserve"> </w:t>
      </w:r>
      <w:proofErr w:type="spellStart"/>
      <w:r w:rsidRPr="008425B4">
        <w:t>động</w:t>
      </w:r>
      <w:proofErr w:type="spellEnd"/>
      <w:r w:rsidRPr="008425B4">
        <w:t xml:space="preserve"> </w:t>
      </w:r>
      <w:proofErr w:type="spellStart"/>
      <w:r w:rsidRPr="008425B4">
        <w:t>như</w:t>
      </w:r>
      <w:proofErr w:type="spellEnd"/>
      <w:r w:rsidRPr="008425B4">
        <w:t xml:space="preserve"> </w:t>
      </w:r>
      <w:proofErr w:type="spellStart"/>
      <w:r w:rsidRPr="008425B4">
        <w:t>thế</w:t>
      </w:r>
      <w:proofErr w:type="spellEnd"/>
      <w:r w:rsidRPr="008425B4">
        <w:t xml:space="preserve"> </w:t>
      </w:r>
      <w:proofErr w:type="spellStart"/>
      <w:r w:rsidRPr="008425B4">
        <w:t>nào</w:t>
      </w:r>
      <w:bookmarkEnd w:id="43"/>
      <w:proofErr w:type="spellEnd"/>
    </w:p>
    <w:p w14:paraId="232E3165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Ví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lốp</w:t>
      </w:r>
      <w:proofErr w:type="spellEnd"/>
      <w:r w:rsidRPr="008425B4">
        <w:rPr>
          <w:sz w:val="28"/>
          <w:szCs w:val="28"/>
        </w:rPr>
        <w:t xml:space="preserve"> ô </w:t>
      </w:r>
      <w:proofErr w:type="spellStart"/>
      <w:r w:rsidRPr="008425B4">
        <w:rPr>
          <w:sz w:val="28"/>
          <w:szCs w:val="28"/>
        </w:rPr>
        <w:t>tô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lastRenderedPageBreak/>
        <w:t>lớn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lốp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mục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lốp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lốp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lốp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khuyết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tật</w:t>
      </w:r>
      <w:proofErr w:type="spellEnd"/>
      <w:r w:rsidRPr="008425B4">
        <w:rPr>
          <w:sz w:val="28"/>
          <w:szCs w:val="28"/>
        </w:rPr>
        <w:t>.</w:t>
      </w:r>
    </w:p>
    <w:p w14:paraId="3E29C543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Hai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hyperlink r:id="rId15">
        <w:proofErr w:type="spellStart"/>
        <w:r w:rsidRPr="008425B4">
          <w:rPr>
            <w:color w:val="1155CC"/>
            <w:sz w:val="28"/>
            <w:szCs w:val="28"/>
            <w:u w:val="single"/>
          </w:rPr>
          <w:t>học</w:t>
        </w:r>
        <w:proofErr w:type="spellEnd"/>
        <w:r w:rsidRPr="008425B4"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 w:rsidRPr="008425B4">
          <w:rPr>
            <w:color w:val="1155CC"/>
            <w:sz w:val="28"/>
            <w:szCs w:val="28"/>
            <w:u w:val="single"/>
          </w:rPr>
          <w:t>sâu</w:t>
        </w:r>
        <w:proofErr w:type="spellEnd"/>
      </w:hyperlink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(CNN).</w:t>
      </w:r>
    </w:p>
    <w:p w14:paraId="63815F73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đủ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“</w:t>
      </w:r>
      <w:proofErr w:type="spellStart"/>
      <w:r w:rsidRPr="008425B4">
        <w:rPr>
          <w:sz w:val="28"/>
          <w:szCs w:val="28"/>
        </w:rPr>
        <w:t>xem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xét</w:t>
      </w:r>
      <w:proofErr w:type="spellEnd"/>
      <w:r w:rsidRPr="008425B4">
        <w:rPr>
          <w:sz w:val="28"/>
          <w:szCs w:val="28"/>
        </w:rPr>
        <w:t xml:space="preserve">”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phải</w:t>
      </w:r>
      <w:proofErr w:type="spellEnd"/>
      <w:r w:rsidRPr="008425B4">
        <w:rPr>
          <w:sz w:val="28"/>
          <w:szCs w:val="28"/>
        </w:rPr>
        <w:t xml:space="preserve"> do ai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.</w:t>
      </w:r>
    </w:p>
    <w:p w14:paraId="75379CE2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CNN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 “</w:t>
      </w:r>
      <w:proofErr w:type="spellStart"/>
      <w:r w:rsidRPr="008425B4">
        <w:rPr>
          <w:sz w:val="28"/>
          <w:szCs w:val="28"/>
        </w:rPr>
        <w:t>nhìn</w:t>
      </w:r>
      <w:proofErr w:type="spellEnd"/>
      <w:r w:rsidRPr="008425B4">
        <w:rPr>
          <w:sz w:val="28"/>
          <w:szCs w:val="28"/>
        </w:rPr>
        <w:t xml:space="preserve">”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chia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pixel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gắn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thẻ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nhãn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</w:t>
      </w:r>
      <w:r w:rsidRPr="008425B4">
        <w:rPr>
          <w:sz w:val="28"/>
          <w:szCs w:val="28"/>
        </w:rPr>
        <w:t>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ba</w:t>
      </w:r>
      <w:proofErr w:type="spellEnd"/>
      <w:r w:rsidRPr="008425B4">
        <w:rPr>
          <w:sz w:val="28"/>
          <w:szCs w:val="28"/>
        </w:rPr>
        <w:t xml:space="preserve">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“</w:t>
      </w:r>
      <w:proofErr w:type="spellStart"/>
      <w:r w:rsidRPr="008425B4">
        <w:rPr>
          <w:sz w:val="28"/>
          <w:szCs w:val="28"/>
        </w:rPr>
        <w:t>nhìn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thấy</w:t>
      </w:r>
      <w:proofErr w:type="spellEnd"/>
      <w:r w:rsidRPr="008425B4">
        <w:rPr>
          <w:sz w:val="28"/>
          <w:szCs w:val="28"/>
        </w:rPr>
        <w:t xml:space="preserve">”.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lặp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bắt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thật</w:t>
      </w:r>
      <w:proofErr w:type="spellEnd"/>
      <w:r w:rsidRPr="008425B4">
        <w:rPr>
          <w:sz w:val="28"/>
          <w:szCs w:val="28"/>
        </w:rPr>
        <w:t xml:space="preserve">. Sau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nhìn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>.</w:t>
      </w:r>
    </w:p>
    <w:p w14:paraId="718A8FB2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Giống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ở </w:t>
      </w:r>
      <w:proofErr w:type="spellStart"/>
      <w:r w:rsidRPr="008425B4">
        <w:rPr>
          <w:sz w:val="28"/>
          <w:szCs w:val="28"/>
        </w:rPr>
        <w:t>khoảng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</w:t>
      </w:r>
      <w:proofErr w:type="spellEnd"/>
      <w:r w:rsidRPr="008425B4">
        <w:rPr>
          <w:sz w:val="28"/>
          <w:szCs w:val="28"/>
        </w:rPr>
        <w:t xml:space="preserve">, CNN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lặp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CN</w:t>
      </w:r>
      <w:r w:rsidRPr="008425B4">
        <w:rPr>
          <w:sz w:val="28"/>
          <w:szCs w:val="28"/>
        </w:rPr>
        <w:t xml:space="preserve">N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lẻ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(RNN)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video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nào</w:t>
      </w:r>
      <w:proofErr w:type="spellEnd"/>
      <w:r w:rsidRPr="008425B4">
        <w:rPr>
          <w:sz w:val="28"/>
          <w:szCs w:val="28"/>
        </w:rPr>
        <w:t>.[19]</w:t>
      </w:r>
    </w:p>
    <w:p w14:paraId="6BB79AC5" w14:textId="77777777" w:rsidR="000A2E2E" w:rsidRPr="008425B4" w:rsidRDefault="00E22632" w:rsidP="00F11811">
      <w:pPr>
        <w:pStyle w:val="Heading2"/>
        <w:rPr>
          <w:b w:val="0"/>
        </w:rPr>
      </w:pPr>
      <w:bookmarkStart w:id="44" w:name="_Toc135695355"/>
      <w:r w:rsidRPr="008425B4">
        <w:t>2.3 CNN</w:t>
      </w:r>
      <w:bookmarkEnd w:id="44"/>
    </w:p>
    <w:p w14:paraId="7DB96230" w14:textId="77777777" w:rsidR="000A2E2E" w:rsidRPr="008425B4" w:rsidRDefault="00E22632" w:rsidP="00F11811">
      <w:pPr>
        <w:pStyle w:val="Heading3"/>
        <w:rPr>
          <w:b w:val="0"/>
        </w:rPr>
      </w:pPr>
      <w:bookmarkStart w:id="45" w:name="_Toc135695356"/>
      <w:r w:rsidRPr="008425B4">
        <w:t xml:space="preserve">2.3.1 </w:t>
      </w:r>
      <w:proofErr w:type="spellStart"/>
      <w:r w:rsidRPr="008425B4">
        <w:t>Giới</w:t>
      </w:r>
      <w:proofErr w:type="spellEnd"/>
      <w:r w:rsidRPr="008425B4">
        <w:t xml:space="preserve"> </w:t>
      </w:r>
      <w:proofErr w:type="spellStart"/>
      <w:r w:rsidRPr="008425B4">
        <w:t>thiệu</w:t>
      </w:r>
      <w:proofErr w:type="spellEnd"/>
      <w:r w:rsidRPr="008425B4">
        <w:t xml:space="preserve"> </w:t>
      </w:r>
      <w:proofErr w:type="spellStart"/>
      <w:r w:rsidRPr="008425B4">
        <w:t>về</w:t>
      </w:r>
      <w:proofErr w:type="spellEnd"/>
      <w:r w:rsidRPr="008425B4">
        <w:t xml:space="preserve"> CN</w:t>
      </w:r>
      <w:r w:rsidRPr="008425B4">
        <w:t>N</w:t>
      </w:r>
      <w:bookmarkEnd w:id="45"/>
    </w:p>
    <w:p w14:paraId="4BF8B78F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(CNNs)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tuệ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tầng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>.</w:t>
      </w:r>
    </w:p>
    <w:p w14:paraId="1FA6C6FD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r w:rsidRPr="008425B4">
        <w:rPr>
          <w:noProof/>
          <w:sz w:val="28"/>
          <w:szCs w:val="28"/>
        </w:rPr>
        <w:lastRenderedPageBreak/>
        <w:drawing>
          <wp:inline distT="114300" distB="114300" distL="114300" distR="114300" wp14:anchorId="04A9F1B8" wp14:editId="06AAD13A">
            <wp:extent cx="5728466" cy="2375218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466" cy="237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C89D0" w14:textId="5820AF6E" w:rsidR="008425B4" w:rsidRPr="00C36E5B" w:rsidRDefault="008425B4" w:rsidP="008425B4">
      <w:pPr>
        <w:pStyle w:val="Caption"/>
        <w:jc w:val="center"/>
        <w:rPr>
          <w:color w:val="auto"/>
          <w:sz w:val="28"/>
          <w:szCs w:val="28"/>
        </w:rPr>
      </w:pPr>
      <w:bookmarkStart w:id="46" w:name="_Toc135695816"/>
      <w:bookmarkStart w:id="47" w:name="_Toc135697239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1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</w:t>
      </w:r>
      <w:proofErr w:type="spellStart"/>
      <w:r w:rsidRPr="00C36E5B">
        <w:rPr>
          <w:color w:val="auto"/>
          <w:sz w:val="28"/>
          <w:szCs w:val="28"/>
        </w:rPr>
        <w:t>Định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nghĩa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về</w:t>
      </w:r>
      <w:proofErr w:type="spellEnd"/>
      <w:r w:rsidRPr="00C36E5B">
        <w:rPr>
          <w:color w:val="auto"/>
          <w:sz w:val="28"/>
          <w:szCs w:val="28"/>
        </w:rPr>
        <w:t xml:space="preserve"> CNN</w:t>
      </w:r>
      <w:bookmarkEnd w:id="46"/>
      <w:bookmarkEnd w:id="47"/>
    </w:p>
    <w:p w14:paraId="33AFC95B" w14:textId="77777777" w:rsidR="000A2E2E" w:rsidRPr="008425B4" w:rsidRDefault="00E22632">
      <w:pPr>
        <w:spacing w:line="360" w:lineRule="auto"/>
        <w:jc w:val="center"/>
        <w:rPr>
          <w:sz w:val="28"/>
          <w:szCs w:val="28"/>
        </w:rPr>
      </w:pPr>
      <w:commentRangeStart w:id="48"/>
      <w:r w:rsidRPr="008425B4">
        <w:rPr>
          <w:sz w:val="28"/>
          <w:szCs w:val="28"/>
        </w:rPr>
        <w:t>(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>: https://www.inf.ufpr.br/todt/IAaplicada/CNN_Presentation.pdf)</w:t>
      </w:r>
      <w:commentRangeEnd w:id="48"/>
      <w:r w:rsidR="00D15C2A">
        <w:rPr>
          <w:rStyle w:val="CommentReference"/>
        </w:rPr>
        <w:commentReference w:id="48"/>
      </w:r>
    </w:p>
    <w:p w14:paraId="79CC64E6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so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(SVM, K-NN, Random-Forest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)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CNN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diễn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>.[18]</w:t>
      </w:r>
    </w:p>
    <w:p w14:paraId="3147B847" w14:textId="77777777" w:rsidR="000A2E2E" w:rsidRPr="008425B4" w:rsidRDefault="00E22632" w:rsidP="00F11811">
      <w:pPr>
        <w:pStyle w:val="Heading3"/>
        <w:rPr>
          <w:b w:val="0"/>
        </w:rPr>
      </w:pPr>
      <w:bookmarkStart w:id="49" w:name="_Toc135695357"/>
      <w:r w:rsidRPr="008425B4">
        <w:t xml:space="preserve">2.3.2. </w:t>
      </w:r>
      <w:proofErr w:type="spellStart"/>
      <w:r w:rsidRPr="008425B4">
        <w:t>Kiến</w:t>
      </w:r>
      <w:proofErr w:type="spellEnd"/>
      <w:r w:rsidRPr="008425B4">
        <w:t xml:space="preserve"> </w:t>
      </w:r>
      <w:proofErr w:type="spellStart"/>
      <w:r w:rsidRPr="008425B4">
        <w:t>trúc</w:t>
      </w:r>
      <w:proofErr w:type="spellEnd"/>
      <w:r w:rsidRPr="008425B4">
        <w:t xml:space="preserve"> </w:t>
      </w:r>
      <w:proofErr w:type="spellStart"/>
      <w:r w:rsidRPr="008425B4">
        <w:t>cơ</w:t>
      </w:r>
      <w:proofErr w:type="spellEnd"/>
      <w:r w:rsidRPr="008425B4">
        <w:t xml:space="preserve"> </w:t>
      </w:r>
      <w:proofErr w:type="spellStart"/>
      <w:r w:rsidRPr="008425B4">
        <w:t>bản</w:t>
      </w:r>
      <w:proofErr w:type="spellEnd"/>
      <w:r w:rsidRPr="008425B4">
        <w:t xml:space="preserve"> </w:t>
      </w:r>
      <w:proofErr w:type="spellStart"/>
      <w:r w:rsidRPr="008425B4">
        <w:t>của</w:t>
      </w:r>
      <w:proofErr w:type="spellEnd"/>
      <w:r w:rsidRPr="008425B4">
        <w:t xml:space="preserve"> CNN</w:t>
      </w:r>
      <w:bookmarkEnd w:id="49"/>
    </w:p>
    <w:p w14:paraId="277544DA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6B705D17" wp14:editId="50B01C16">
            <wp:extent cx="5846135" cy="24384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4FF64" w14:textId="2797D04E" w:rsidR="00C36E5B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50" w:name="_Toc135697240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2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</w:t>
      </w:r>
      <w:proofErr w:type="spellStart"/>
      <w:r w:rsidRPr="00C36E5B">
        <w:rPr>
          <w:color w:val="auto"/>
          <w:sz w:val="28"/>
          <w:szCs w:val="28"/>
        </w:rPr>
        <w:t>Kiến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trúc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cơ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bản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của</w:t>
      </w:r>
      <w:proofErr w:type="spellEnd"/>
      <w:r w:rsidRPr="00C36E5B">
        <w:rPr>
          <w:color w:val="auto"/>
          <w:sz w:val="28"/>
          <w:szCs w:val="28"/>
        </w:rPr>
        <w:t xml:space="preserve"> CNN</w:t>
      </w:r>
      <w:bookmarkEnd w:id="50"/>
    </w:p>
    <w:p w14:paraId="016EBB91" w14:textId="77777777" w:rsidR="000A2E2E" w:rsidRPr="008425B4" w:rsidRDefault="00E22632">
      <w:pPr>
        <w:spacing w:line="360" w:lineRule="auto"/>
        <w:jc w:val="center"/>
      </w:pPr>
      <w:r w:rsidRPr="008425B4">
        <w:rPr>
          <w:sz w:val="28"/>
          <w:szCs w:val="28"/>
        </w:rPr>
        <w:t>(</w:t>
      </w:r>
      <w:proofErr w:type="spellStart"/>
      <w:r w:rsidRPr="008425B4">
        <w:rPr>
          <w:sz w:val="28"/>
          <w:szCs w:val="28"/>
        </w:rPr>
        <w:t>nguồn:</w:t>
      </w:r>
      <w:hyperlink r:id="rId18">
        <w:r w:rsidRPr="008425B4">
          <w:rPr>
            <w:color w:val="1155CC"/>
            <w:sz w:val="28"/>
            <w:szCs w:val="28"/>
            <w:u w:val="single"/>
          </w:rPr>
          <w:t>https</w:t>
        </w:r>
        <w:proofErr w:type="spellEnd"/>
        <w:r w:rsidRPr="008425B4">
          <w:rPr>
            <w:color w:val="1155CC"/>
            <w:sz w:val="28"/>
            <w:szCs w:val="28"/>
            <w:u w:val="single"/>
          </w:rPr>
          <w:t>://becominghuman.ai/building-a-</w:t>
        </w:r>
        <w:proofErr w:type="spellStart"/>
        <w:r w:rsidRPr="008425B4">
          <w:rPr>
            <w:color w:val="1155CC"/>
            <w:sz w:val="28"/>
            <w:szCs w:val="28"/>
            <w:u w:val="single"/>
          </w:rPr>
          <w:t>convolutiona</w:t>
        </w:r>
        <w:proofErr w:type="spellEnd"/>
      </w:hyperlink>
    </w:p>
    <w:commentRangeStart w:id="51"/>
    <w:p w14:paraId="101E4A59" w14:textId="77777777" w:rsidR="000A2E2E" w:rsidRPr="008425B4" w:rsidRDefault="00E22632">
      <w:pPr>
        <w:spacing w:line="360" w:lineRule="auto"/>
        <w:jc w:val="center"/>
        <w:rPr>
          <w:sz w:val="28"/>
          <w:szCs w:val="28"/>
        </w:rPr>
      </w:pPr>
      <w:r>
        <w:fldChar w:fldCharType="begin"/>
      </w:r>
      <w:r>
        <w:instrText>HYPERLINK "https://becominghuman.ai/buil</w:instrText>
      </w:r>
      <w:r>
        <w:instrText>ding-a-convolutional-neural-network-cnn-model-for-image-classification-116f77a7a236" \h</w:instrText>
      </w:r>
      <w:r>
        <w:fldChar w:fldCharType="separate"/>
      </w:r>
      <w:r w:rsidRPr="008425B4">
        <w:rPr>
          <w:color w:val="1155CC"/>
          <w:sz w:val="28"/>
          <w:szCs w:val="28"/>
          <w:u w:val="single"/>
        </w:rPr>
        <w:t>l-neural-network-cnn-model-for-image-classification-116f77a7a236</w:t>
      </w:r>
      <w:r>
        <w:rPr>
          <w:color w:val="1155CC"/>
          <w:sz w:val="28"/>
          <w:szCs w:val="28"/>
          <w:u w:val="single"/>
        </w:rPr>
        <w:fldChar w:fldCharType="end"/>
      </w:r>
      <w:commentRangeEnd w:id="51"/>
      <w:r w:rsidR="00D15C2A">
        <w:rPr>
          <w:rStyle w:val="CommentReference"/>
        </w:rPr>
        <w:commentReference w:id="51"/>
      </w:r>
      <w:r w:rsidRPr="008425B4">
        <w:rPr>
          <w:sz w:val="28"/>
          <w:szCs w:val="28"/>
        </w:rPr>
        <w:t>)</w:t>
      </w:r>
    </w:p>
    <w:p w14:paraId="7516F34D" w14:textId="77777777" w:rsidR="000A2E2E" w:rsidRPr="008425B4" w:rsidRDefault="00E22632">
      <w:pPr>
        <w:spacing w:before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bốn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>:</w:t>
      </w:r>
    </w:p>
    <w:p w14:paraId="0C80B472" w14:textId="77777777" w:rsidR="000A2E2E" w:rsidRPr="008425B4" w:rsidRDefault="00E22632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lastRenderedPageBreak/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(Convolutional):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hợp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lọc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nhân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trượt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>.</w:t>
      </w:r>
    </w:p>
    <w:p w14:paraId="40971EA7" w14:textId="77777777" w:rsidR="000A2E2E" w:rsidRPr="008425B4" w:rsidRDefault="00E22632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gộp</w:t>
      </w:r>
      <w:proofErr w:type="spellEnd"/>
      <w:r w:rsidRPr="008425B4">
        <w:rPr>
          <w:sz w:val="28"/>
          <w:szCs w:val="28"/>
        </w:rPr>
        <w:t xml:space="preserve"> (Pooling):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mẫu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</w:t>
      </w:r>
      <w:r w:rsidRPr="008425B4">
        <w:rPr>
          <w:sz w:val="28"/>
          <w:szCs w:val="28"/>
        </w:rPr>
        <w:t>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>.</w:t>
      </w:r>
    </w:p>
    <w:p w14:paraId="007FD113" w14:textId="77777777" w:rsidR="000A2E2E" w:rsidRPr="008425B4" w:rsidRDefault="00E22632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Relu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ReLU</w:t>
      </w:r>
      <w:proofErr w:type="spellEnd"/>
      <w:r w:rsidRPr="008425B4">
        <w:rPr>
          <w:sz w:val="28"/>
          <w:szCs w:val="28"/>
        </w:rPr>
        <w:t xml:space="preserve">):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ReLU</w:t>
      </w:r>
      <w:proofErr w:type="spellEnd"/>
      <w:r w:rsidRPr="008425B4">
        <w:rPr>
          <w:sz w:val="28"/>
          <w:szCs w:val="28"/>
        </w:rPr>
        <w:t xml:space="preserve"> (Rectified Linear Units)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phi </w:t>
      </w:r>
      <w:proofErr w:type="spellStart"/>
      <w:r w:rsidRPr="008425B4">
        <w:rPr>
          <w:sz w:val="28"/>
          <w:szCs w:val="28"/>
        </w:rPr>
        <w:t>tuyến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>.</w:t>
      </w:r>
    </w:p>
    <w:p w14:paraId="428488AA" w14:textId="77777777" w:rsidR="000A2E2E" w:rsidRPr="008425B4" w:rsidRDefault="00E22632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đủ</w:t>
      </w:r>
      <w:proofErr w:type="spellEnd"/>
      <w:r w:rsidRPr="008425B4">
        <w:rPr>
          <w:sz w:val="28"/>
          <w:szCs w:val="28"/>
        </w:rPr>
        <w:t xml:space="preserve"> (Fully Connected):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MultiLayer</w:t>
      </w:r>
      <w:proofErr w:type="spellEnd"/>
      <w:r w:rsidRPr="008425B4">
        <w:rPr>
          <w:sz w:val="28"/>
          <w:szCs w:val="28"/>
        </w:rPr>
        <w:t xml:space="preserve"> Perceptron (MLP),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ra.</w:t>
      </w:r>
      <w:proofErr w:type="spellEnd"/>
    </w:p>
    <w:p w14:paraId="717BB587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0F326504" wp14:editId="1B5A08F2">
            <wp:extent cx="5530847" cy="2634774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47" cy="2634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FE432" w14:textId="5203DCD2" w:rsidR="000A2E2E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52" w:name="_Toc135697241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3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</w:t>
      </w:r>
      <w:proofErr w:type="spellStart"/>
      <w:r w:rsidRPr="00C36E5B">
        <w:rPr>
          <w:color w:val="auto"/>
          <w:sz w:val="28"/>
          <w:szCs w:val="28"/>
        </w:rPr>
        <w:t>Các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lớp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của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mạng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nơ-ron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tích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chập</w:t>
      </w:r>
      <w:bookmarkEnd w:id="52"/>
      <w:proofErr w:type="spellEnd"/>
    </w:p>
    <w:p w14:paraId="5B121838" w14:textId="5E5CE706" w:rsidR="000A2E2E" w:rsidRPr="008425B4" w:rsidRDefault="00E22632">
      <w:pPr>
        <w:spacing w:after="200" w:line="360" w:lineRule="auto"/>
        <w:jc w:val="center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spellStart"/>
      <w:proofErr w:type="gram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 xml:space="preserve"> :</w:t>
      </w:r>
      <w:proofErr w:type="gramEnd"/>
      <w:r w:rsidRPr="008425B4">
        <w:rPr>
          <w:sz w:val="28"/>
          <w:szCs w:val="28"/>
        </w:rPr>
        <w:t xml:space="preserve"> https://www.inf.ufpr.br/todt/IAaplicada/CNN_Presentation.pdf)</w:t>
      </w:r>
    </w:p>
    <w:p w14:paraId="6038162D" w14:textId="77777777" w:rsidR="000A2E2E" w:rsidRPr="008425B4" w:rsidRDefault="000A2E2E">
      <w:pPr>
        <w:numPr>
          <w:ilvl w:val="0"/>
          <w:numId w:val="25"/>
        </w:numPr>
        <w:rPr>
          <w:sz w:val="2"/>
          <w:szCs w:val="2"/>
        </w:rPr>
      </w:pPr>
    </w:p>
    <w:p w14:paraId="62B7A386" w14:textId="77777777" w:rsidR="000A2E2E" w:rsidRPr="008425B4" w:rsidRDefault="00E22632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CNN. </w:t>
      </w:r>
    </w:p>
    <w:p w14:paraId="3A092A17" w14:textId="77777777" w:rsidR="000A2E2E" w:rsidRPr="008425B4" w:rsidRDefault="00E22632">
      <w:pPr>
        <w:numPr>
          <w:ilvl w:val="1"/>
          <w:numId w:val="2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MLP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>.</w:t>
      </w:r>
    </w:p>
    <w:p w14:paraId="0CA0891A" w14:textId="77777777" w:rsidR="000A2E2E" w:rsidRPr="008425B4" w:rsidRDefault="00E22632">
      <w:pPr>
        <w:numPr>
          <w:ilvl w:val="1"/>
          <w:numId w:val="25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Tuy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. Thông </w:t>
      </w:r>
      <w:proofErr w:type="spellStart"/>
      <w:r w:rsidRPr="008425B4">
        <w:rPr>
          <w:sz w:val="28"/>
          <w:szCs w:val="28"/>
        </w:rPr>
        <w:t>th</w:t>
      </w:r>
      <w:r w:rsidRPr="008425B4">
        <w:rPr>
          <w:sz w:val="28"/>
          <w:szCs w:val="28"/>
        </w:rPr>
        <w:t>ường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softmax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mục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phạm</w:t>
      </w:r>
      <w:proofErr w:type="spellEnd"/>
      <w:r w:rsidRPr="008425B4">
        <w:rPr>
          <w:sz w:val="28"/>
          <w:szCs w:val="28"/>
        </w:rPr>
        <w:t xml:space="preserve"> vi </w:t>
      </w:r>
      <w:proofErr w:type="spellStart"/>
      <w:r w:rsidRPr="008425B4">
        <w:rPr>
          <w:sz w:val="28"/>
          <w:szCs w:val="28"/>
        </w:rPr>
        <w:t>bài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>.</w:t>
      </w:r>
    </w:p>
    <w:p w14:paraId="05B86EA2" w14:textId="77777777" w:rsidR="000A2E2E" w:rsidRPr="008425B4" w:rsidRDefault="00E22632" w:rsidP="00F11811">
      <w:pPr>
        <w:pStyle w:val="Heading2"/>
        <w:rPr>
          <w:b w:val="0"/>
        </w:rPr>
      </w:pPr>
      <w:bookmarkStart w:id="53" w:name="_Toc135695358"/>
      <w:r w:rsidRPr="008425B4">
        <w:lastRenderedPageBreak/>
        <w:t>2.4. Deep learning</w:t>
      </w:r>
      <w:bookmarkEnd w:id="53"/>
    </w:p>
    <w:p w14:paraId="0F78FB92" w14:textId="77777777" w:rsidR="000A2E2E" w:rsidRPr="008425B4" w:rsidRDefault="00E22632" w:rsidP="00F11811">
      <w:pPr>
        <w:pStyle w:val="Heading3"/>
        <w:rPr>
          <w:b w:val="0"/>
        </w:rPr>
      </w:pPr>
      <w:bookmarkStart w:id="54" w:name="_Toc135695359"/>
      <w:r w:rsidRPr="008425B4">
        <w:t xml:space="preserve">2.4.1. </w:t>
      </w:r>
      <w:proofErr w:type="spellStart"/>
      <w:r w:rsidRPr="008425B4">
        <w:t>Sơ</w:t>
      </w:r>
      <w:proofErr w:type="spellEnd"/>
      <w:r w:rsidRPr="008425B4">
        <w:t xml:space="preserve"> </w:t>
      </w:r>
      <w:proofErr w:type="spellStart"/>
      <w:r w:rsidRPr="008425B4">
        <w:t>lược</w:t>
      </w:r>
      <w:proofErr w:type="spellEnd"/>
      <w:r w:rsidRPr="008425B4">
        <w:t xml:space="preserve"> </w:t>
      </w:r>
      <w:proofErr w:type="spellStart"/>
      <w:r w:rsidRPr="008425B4">
        <w:t>về</w:t>
      </w:r>
      <w:proofErr w:type="spellEnd"/>
      <w:r w:rsidRPr="008425B4">
        <w:t xml:space="preserve"> </w:t>
      </w:r>
      <w:proofErr w:type="spellStart"/>
      <w:r w:rsidRPr="008425B4">
        <w:t>học</w:t>
      </w:r>
      <w:proofErr w:type="spellEnd"/>
      <w:r w:rsidRPr="008425B4">
        <w:t xml:space="preserve"> </w:t>
      </w:r>
      <w:proofErr w:type="spellStart"/>
      <w:r w:rsidRPr="008425B4">
        <w:t>sâu</w:t>
      </w:r>
      <w:bookmarkEnd w:id="54"/>
      <w:proofErr w:type="spellEnd"/>
    </w:p>
    <w:p w14:paraId="2F57C4CA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noProof/>
          <w:sz w:val="28"/>
          <w:szCs w:val="28"/>
        </w:rPr>
        <w:drawing>
          <wp:inline distT="114300" distB="114300" distL="114300" distR="114300" wp14:anchorId="6815F21F" wp14:editId="2CF670AC">
            <wp:extent cx="5846135" cy="5562600"/>
            <wp:effectExtent l="0" t="0" r="0" b="0"/>
            <wp:docPr id="3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7CB5E" w14:textId="32C4811B" w:rsidR="00C36E5B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55" w:name="_Toc135697242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4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Deep learning </w:t>
      </w:r>
      <w:proofErr w:type="spellStart"/>
      <w:r w:rsidRPr="00C36E5B">
        <w:rPr>
          <w:color w:val="auto"/>
          <w:sz w:val="28"/>
          <w:szCs w:val="28"/>
        </w:rPr>
        <w:t>đối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với</w:t>
      </w:r>
      <w:proofErr w:type="spellEnd"/>
      <w:r w:rsidRPr="00C36E5B">
        <w:rPr>
          <w:color w:val="auto"/>
          <w:sz w:val="28"/>
          <w:szCs w:val="28"/>
        </w:rPr>
        <w:t xml:space="preserve"> Machine Learning </w:t>
      </w:r>
      <w:proofErr w:type="spellStart"/>
      <w:r w:rsidRPr="00C36E5B">
        <w:rPr>
          <w:color w:val="auto"/>
          <w:sz w:val="28"/>
          <w:szCs w:val="28"/>
        </w:rPr>
        <w:t>và</w:t>
      </w:r>
      <w:proofErr w:type="spellEnd"/>
      <w:r w:rsidRPr="00C36E5B">
        <w:rPr>
          <w:color w:val="auto"/>
          <w:sz w:val="28"/>
          <w:szCs w:val="28"/>
        </w:rPr>
        <w:t xml:space="preserve"> AI</w:t>
      </w:r>
      <w:bookmarkEnd w:id="55"/>
    </w:p>
    <w:p w14:paraId="133E8BA9" w14:textId="77777777" w:rsidR="000A2E2E" w:rsidRPr="008425B4" w:rsidRDefault="00E22632">
      <w:pPr>
        <w:spacing w:after="200" w:line="360" w:lineRule="auto"/>
        <w:jc w:val="center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 xml:space="preserve">: </w:t>
      </w:r>
      <w:r w:rsidRPr="008425B4">
        <w:rPr>
          <w:sz w:val="28"/>
          <w:szCs w:val="28"/>
        </w:rPr>
        <w:t>https://ybox.vn/ky-nang/tomo-gioi-thieu-ve-deep-learning-ymh4xrcgrr)</w:t>
      </w:r>
    </w:p>
    <w:p w14:paraId="618080A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Deep Learning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não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nhằm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bắt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bắ</w:t>
      </w:r>
      <w:r w:rsidRPr="008425B4">
        <w:rPr>
          <w:sz w:val="28"/>
          <w:szCs w:val="28"/>
        </w:rPr>
        <w:t>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não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phi </w:t>
      </w:r>
      <w:proofErr w:type="spellStart"/>
      <w:r w:rsidRPr="008425B4">
        <w:rPr>
          <w:sz w:val="28"/>
          <w:szCs w:val="28"/>
        </w:rPr>
        <w:t>cấu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mã</w:t>
      </w:r>
      <w:proofErr w:type="spellEnd"/>
      <w:r w:rsidRPr="008425B4">
        <w:rPr>
          <w:sz w:val="28"/>
          <w:szCs w:val="28"/>
        </w:rPr>
        <w:t xml:space="preserve"> ý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móc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hỗ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quyết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lastRenderedPageBreak/>
        <w:t>bắt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mẫu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hành</w:t>
      </w:r>
      <w:proofErr w:type="spellEnd"/>
      <w:r w:rsidRPr="008425B4">
        <w:rPr>
          <w:sz w:val="28"/>
          <w:szCs w:val="28"/>
        </w:rPr>
        <w:t xml:space="preserve"> vi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</w:t>
      </w:r>
      <w:r w:rsidRPr="008425B4">
        <w:rPr>
          <w:sz w:val="28"/>
          <w:szCs w:val="28"/>
        </w:rPr>
        <w:t>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đại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đôi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vượt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ở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>.</w:t>
      </w:r>
    </w:p>
    <w:p w14:paraId="19D356BD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Deep learning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</w:t>
      </w:r>
      <w:proofErr w:type="spellEnd"/>
      <w:r w:rsidRPr="008425B4">
        <w:rPr>
          <w:sz w:val="28"/>
          <w:szCs w:val="28"/>
        </w:rPr>
        <w:t xml:space="preserve"> ý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lĩnh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vực</w:t>
      </w:r>
      <w:proofErr w:type="spellEnd"/>
      <w:r w:rsidRPr="008425B4">
        <w:rPr>
          <w:sz w:val="28"/>
          <w:szCs w:val="28"/>
        </w:rPr>
        <w:t xml:space="preserve">,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ngôn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kiếm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web. Deep learning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xe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y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>.</w:t>
      </w:r>
    </w:p>
    <w:p w14:paraId="5BB3579E" w14:textId="77777777" w:rsidR="000A2E2E" w:rsidRPr="008425B4" w:rsidRDefault="00E22632" w:rsidP="00F11811">
      <w:pPr>
        <w:pStyle w:val="Heading3"/>
        <w:rPr>
          <w:b w:val="0"/>
        </w:rPr>
      </w:pPr>
      <w:bookmarkStart w:id="56" w:name="_Toc135695360"/>
      <w:r w:rsidRPr="008425B4">
        <w:t xml:space="preserve">2.4.2. Deep learning </w:t>
      </w:r>
      <w:proofErr w:type="spellStart"/>
      <w:r w:rsidRPr="008425B4">
        <w:t>hoạt</w:t>
      </w:r>
      <w:proofErr w:type="spellEnd"/>
      <w:r w:rsidRPr="008425B4">
        <w:t xml:space="preserve"> </w:t>
      </w:r>
      <w:proofErr w:type="spellStart"/>
      <w:r w:rsidRPr="008425B4">
        <w:t>động</w:t>
      </w:r>
      <w:proofErr w:type="spellEnd"/>
      <w:r w:rsidRPr="008425B4">
        <w:t xml:space="preserve"> </w:t>
      </w:r>
      <w:proofErr w:type="spellStart"/>
      <w:r w:rsidRPr="008425B4">
        <w:t>như</w:t>
      </w:r>
      <w:proofErr w:type="spellEnd"/>
      <w:r w:rsidRPr="008425B4">
        <w:t xml:space="preserve"> </w:t>
      </w:r>
      <w:proofErr w:type="spellStart"/>
      <w:r w:rsidRPr="008425B4">
        <w:t>thế</w:t>
      </w:r>
      <w:proofErr w:type="spellEnd"/>
      <w:r w:rsidRPr="008425B4">
        <w:t xml:space="preserve"> </w:t>
      </w:r>
      <w:proofErr w:type="spellStart"/>
      <w:r w:rsidRPr="008425B4">
        <w:t>nào</w:t>
      </w:r>
      <w:proofErr w:type="spellEnd"/>
      <w:r w:rsidRPr="008425B4">
        <w:t>?</w:t>
      </w:r>
      <w:bookmarkEnd w:id="56"/>
    </w:p>
    <w:p w14:paraId="0A3522C4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054D2F0F" wp14:editId="7D130B3E">
            <wp:extent cx="5695950" cy="298132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3BBA5" w14:textId="61B733E6" w:rsidR="00C36E5B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57" w:name="_Toc135697243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5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</w:t>
      </w:r>
      <w:proofErr w:type="spellStart"/>
      <w:r w:rsidRPr="00C36E5B">
        <w:rPr>
          <w:color w:val="auto"/>
          <w:sz w:val="28"/>
          <w:szCs w:val="28"/>
        </w:rPr>
        <w:t>Các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lớp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của</w:t>
      </w:r>
      <w:proofErr w:type="spellEnd"/>
      <w:r w:rsidRPr="00C36E5B">
        <w:rPr>
          <w:color w:val="auto"/>
          <w:sz w:val="28"/>
          <w:szCs w:val="28"/>
        </w:rPr>
        <w:t xml:space="preserve"> Deep Learning</w:t>
      </w:r>
      <w:bookmarkEnd w:id="57"/>
    </w:p>
    <w:p w14:paraId="54435D01" w14:textId="77777777" w:rsidR="000A2E2E" w:rsidRPr="008425B4" w:rsidRDefault="00E22632">
      <w:pPr>
        <w:spacing w:after="200" w:line="360" w:lineRule="auto"/>
        <w:jc w:val="center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 xml:space="preserve">: Michael </w:t>
      </w:r>
      <w:proofErr w:type="spellStart"/>
      <w:proofErr w:type="gramStart"/>
      <w:r w:rsidRPr="008425B4">
        <w:rPr>
          <w:sz w:val="28"/>
          <w:szCs w:val="28"/>
        </w:rPr>
        <w:t>A.Nielsen</w:t>
      </w:r>
      <w:proofErr w:type="gramEnd"/>
      <w:r w:rsidRPr="008425B4">
        <w:rPr>
          <w:sz w:val="28"/>
          <w:szCs w:val="28"/>
        </w:rPr>
        <w:t>,”Neural</w:t>
      </w:r>
      <w:proofErr w:type="spellEnd"/>
      <w:r w:rsidRPr="008425B4">
        <w:rPr>
          <w:sz w:val="28"/>
          <w:szCs w:val="28"/>
        </w:rPr>
        <w:t xml:space="preserve"> Network and Deep Learning”)</w:t>
      </w:r>
    </w:p>
    <w:p w14:paraId="3753C036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(layer)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(neuron)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(weight)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. </w:t>
      </w:r>
    </w:p>
    <w:p w14:paraId="2301B115" w14:textId="77777777" w:rsidR="000A2E2E" w:rsidRPr="008425B4" w:rsidRDefault="00E22632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(input layer)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. </w:t>
      </w:r>
    </w:p>
    <w:p w14:paraId="12F347D3" w14:textId="77777777" w:rsidR="000A2E2E" w:rsidRPr="008425B4" w:rsidRDefault="00E22632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(output layer)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. </w:t>
      </w:r>
    </w:p>
    <w:p w14:paraId="1A173149" w14:textId="77777777" w:rsidR="000A2E2E" w:rsidRPr="008425B4" w:rsidRDefault="00E22632">
      <w:pPr>
        <w:numPr>
          <w:ilvl w:val="0"/>
          <w:numId w:val="6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lastRenderedPageBreak/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ở </w:t>
      </w:r>
      <w:proofErr w:type="spellStart"/>
      <w:r w:rsidRPr="008425B4">
        <w:rPr>
          <w:sz w:val="28"/>
          <w:szCs w:val="28"/>
        </w:rPr>
        <w:t>giữa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 xml:space="preserve"> (hidden layer)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ở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thích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hành</w:t>
      </w:r>
      <w:proofErr w:type="spellEnd"/>
      <w:r w:rsidRPr="008425B4">
        <w:rPr>
          <w:sz w:val="28"/>
          <w:szCs w:val="28"/>
        </w:rPr>
        <w:t xml:space="preserve"> vi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chuyên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con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. </w:t>
      </w:r>
    </w:p>
    <w:p w14:paraId="06CA89E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deep learning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(training data)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sâu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truyền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ngược</w:t>
      </w:r>
      <w:proofErr w:type="spellEnd"/>
      <w:r w:rsidRPr="008425B4">
        <w:rPr>
          <w:sz w:val="28"/>
          <w:szCs w:val="28"/>
        </w:rPr>
        <w:t xml:space="preserve"> (backpropagation),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(derivatives)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mấ</w:t>
      </w:r>
      <w:r w:rsidRPr="008425B4">
        <w:rPr>
          <w:sz w:val="28"/>
          <w:szCs w:val="28"/>
        </w:rPr>
        <w:t>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mát</w:t>
      </w:r>
      <w:proofErr w:type="spellEnd"/>
      <w:r w:rsidRPr="008425B4">
        <w:rPr>
          <w:sz w:val="28"/>
          <w:szCs w:val="28"/>
        </w:rPr>
        <w:t xml:space="preserve"> (loss function)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>.</w:t>
      </w:r>
    </w:p>
    <w:p w14:paraId="23180D6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mát</w:t>
      </w:r>
      <w:proofErr w:type="spellEnd"/>
      <w:r w:rsidRPr="008425B4">
        <w:rPr>
          <w:sz w:val="28"/>
          <w:szCs w:val="28"/>
        </w:rPr>
        <w:t xml:space="preserve"> (loss function)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Mục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mát</w:t>
      </w:r>
      <w:proofErr w:type="spellEnd"/>
      <w:r w:rsidRPr="008425B4">
        <w:rPr>
          <w:sz w:val="28"/>
          <w:szCs w:val="28"/>
        </w:rPr>
        <w:t xml:space="preserve">. Khi </w:t>
      </w:r>
      <w:proofErr w:type="spellStart"/>
      <w:r w:rsidRPr="008425B4">
        <w:rPr>
          <w:sz w:val="28"/>
          <w:szCs w:val="28"/>
        </w:rPr>
        <w:t>đạt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đủ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overfitting (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khớp</w:t>
      </w:r>
      <w:proofErr w:type="spellEnd"/>
      <w:r w:rsidRPr="008425B4">
        <w:rPr>
          <w:sz w:val="28"/>
          <w:szCs w:val="28"/>
        </w:rPr>
        <w:t xml:space="preserve">),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coi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>.</w:t>
      </w:r>
    </w:p>
    <w:p w14:paraId="6CC5DBC9" w14:textId="77777777" w:rsidR="000A2E2E" w:rsidRPr="008425B4" w:rsidRDefault="00E22632" w:rsidP="00F11811">
      <w:pPr>
        <w:pStyle w:val="Heading3"/>
        <w:rPr>
          <w:b w:val="0"/>
        </w:rPr>
      </w:pPr>
      <w:bookmarkStart w:id="58" w:name="_Toc135695361"/>
      <w:r w:rsidRPr="008425B4">
        <w:t xml:space="preserve">2.4.3. </w:t>
      </w:r>
      <w:proofErr w:type="spellStart"/>
      <w:r w:rsidRPr="008425B4">
        <w:t>Ảnh</w:t>
      </w:r>
      <w:proofErr w:type="spellEnd"/>
      <w:r w:rsidRPr="008425B4">
        <w:t xml:space="preserve"> </w:t>
      </w:r>
      <w:proofErr w:type="spellStart"/>
      <w:r w:rsidRPr="008425B4">
        <w:t>hưởng</w:t>
      </w:r>
      <w:proofErr w:type="spellEnd"/>
      <w:r w:rsidRPr="008425B4">
        <w:t xml:space="preserve"> </w:t>
      </w:r>
      <w:proofErr w:type="spellStart"/>
      <w:r w:rsidRPr="008425B4">
        <w:t>của</w:t>
      </w:r>
      <w:proofErr w:type="spellEnd"/>
      <w:r w:rsidRPr="008425B4">
        <w:t xml:space="preserve"> deep learning </w:t>
      </w:r>
      <w:proofErr w:type="spellStart"/>
      <w:r w:rsidRPr="008425B4">
        <w:t>đối</w:t>
      </w:r>
      <w:proofErr w:type="spellEnd"/>
      <w:r w:rsidRPr="008425B4">
        <w:t xml:space="preserve"> </w:t>
      </w:r>
      <w:proofErr w:type="spellStart"/>
      <w:r w:rsidRPr="008425B4">
        <w:t>với</w:t>
      </w:r>
      <w:proofErr w:type="spellEnd"/>
      <w:r w:rsidRPr="008425B4">
        <w:t xml:space="preserve"> </w:t>
      </w:r>
      <w:proofErr w:type="spellStart"/>
      <w:r w:rsidRPr="008425B4">
        <w:t>xử</w:t>
      </w:r>
      <w:proofErr w:type="spellEnd"/>
      <w:r w:rsidRPr="008425B4">
        <w:t xml:space="preserve"> </w:t>
      </w:r>
      <w:proofErr w:type="spellStart"/>
      <w:r w:rsidRPr="008425B4">
        <w:t>lý</w:t>
      </w:r>
      <w:proofErr w:type="spellEnd"/>
      <w:r w:rsidRPr="008425B4">
        <w:t xml:space="preserve"> </w:t>
      </w:r>
      <w:proofErr w:type="spellStart"/>
      <w:r w:rsidRPr="008425B4">
        <w:t>ảnh</w:t>
      </w:r>
      <w:bookmarkEnd w:id="58"/>
      <w:proofErr w:type="spellEnd"/>
    </w:p>
    <w:p w14:paraId="7D8DABE5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Deep learning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hưởng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chóng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deep learning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đời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truyền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(features)</w:t>
      </w: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(preprocessing),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(classification)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Tuy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chuyên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</w:t>
      </w:r>
      <w:r w:rsidRPr="008425B4">
        <w:rPr>
          <w:sz w:val="28"/>
          <w:szCs w:val="28"/>
        </w:rPr>
        <w:t>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chọn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thủ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hỏi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>.</w:t>
      </w:r>
    </w:p>
    <w:p w14:paraId="3F087663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lastRenderedPageBreak/>
        <w:t>Với</w:t>
      </w:r>
      <w:proofErr w:type="spellEnd"/>
      <w:r w:rsidRPr="008425B4">
        <w:rPr>
          <w:sz w:val="28"/>
          <w:szCs w:val="28"/>
        </w:rPr>
        <w:t xml:space="preserve"> deep learning,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hỏi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thủ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</w:t>
      </w:r>
      <w:r w:rsidRPr="008425B4">
        <w:rPr>
          <w:sz w:val="28"/>
          <w:szCs w:val="28"/>
        </w:rPr>
        <w:t>nh</w:t>
      </w:r>
      <w:proofErr w:type="spellEnd"/>
      <w:r w:rsidRPr="008425B4">
        <w:rPr>
          <w:sz w:val="28"/>
          <w:szCs w:val="28"/>
        </w:rPr>
        <w:t xml:space="preserve"> deep learning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.</w:t>
      </w:r>
    </w:p>
    <w:p w14:paraId="42B29A18" w14:textId="77777777" w:rsidR="000A2E2E" w:rsidRPr="008425B4" w:rsidRDefault="00E22632" w:rsidP="00F11811">
      <w:pPr>
        <w:pStyle w:val="Heading2"/>
      </w:pPr>
      <w:bookmarkStart w:id="59" w:name="_Toc135695362"/>
      <w:r w:rsidRPr="008425B4">
        <w:t>2.5 YOLO</w:t>
      </w:r>
      <w:bookmarkEnd w:id="59"/>
    </w:p>
    <w:p w14:paraId="58CE544C" w14:textId="77777777" w:rsidR="000A2E2E" w:rsidRPr="008425B4" w:rsidRDefault="00E22632" w:rsidP="00F11811">
      <w:pPr>
        <w:pStyle w:val="Heading3"/>
        <w:rPr>
          <w:b w:val="0"/>
        </w:rPr>
      </w:pPr>
      <w:bookmarkStart w:id="60" w:name="_Toc135695363"/>
      <w:r w:rsidRPr="008425B4">
        <w:t xml:space="preserve">2.5.1. </w:t>
      </w:r>
      <w:proofErr w:type="spellStart"/>
      <w:r w:rsidRPr="008425B4">
        <w:t>Giới</w:t>
      </w:r>
      <w:proofErr w:type="spellEnd"/>
      <w:r w:rsidRPr="008425B4">
        <w:t xml:space="preserve"> </w:t>
      </w:r>
      <w:proofErr w:type="spellStart"/>
      <w:r w:rsidRPr="008425B4">
        <w:t>thiệu</w:t>
      </w:r>
      <w:proofErr w:type="spellEnd"/>
      <w:r w:rsidRPr="008425B4">
        <w:t xml:space="preserve"> </w:t>
      </w:r>
      <w:proofErr w:type="spellStart"/>
      <w:r w:rsidRPr="008425B4">
        <w:t>mạng</w:t>
      </w:r>
      <w:proofErr w:type="spellEnd"/>
      <w:r w:rsidRPr="008425B4">
        <w:t xml:space="preserve"> YOLO</w:t>
      </w:r>
      <w:bookmarkEnd w:id="60"/>
    </w:p>
    <w:p w14:paraId="7E84CFAE" w14:textId="77777777" w:rsidR="000A2E2E" w:rsidRPr="008425B4" w:rsidRDefault="00E22632">
      <w:pPr>
        <w:spacing w:before="200"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YOLO (You Only Look Once)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deep learning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video. </w:t>
      </w:r>
      <w:r w:rsidRPr="008425B4">
        <w:rPr>
          <w:sz w:val="28"/>
          <w:szCs w:val="28"/>
        </w:rPr>
        <w:t xml:space="preserve">YOLO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end-to-end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quyết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>.</w:t>
      </w:r>
    </w:p>
    <w:p w14:paraId="482051E1" w14:textId="77777777" w:rsidR="000A2E2E" w:rsidRPr="008425B4" w:rsidRDefault="00E22632">
      <w:pPr>
        <w:spacing w:before="200"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</w:t>
      </w:r>
      <w:r w:rsidRPr="008425B4">
        <w:rPr>
          <w:sz w:val="28"/>
          <w:szCs w:val="28"/>
        </w:rPr>
        <w:t>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Washington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năm</w:t>
      </w:r>
      <w:proofErr w:type="spellEnd"/>
      <w:r w:rsidRPr="008425B4">
        <w:rPr>
          <w:sz w:val="28"/>
          <w:szCs w:val="28"/>
        </w:rPr>
        <w:t xml:space="preserve"> 2016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phổ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lĩnh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hợp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deep learning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, bao </w:t>
      </w:r>
      <w:proofErr w:type="spellStart"/>
      <w:r w:rsidRPr="008425B4">
        <w:rPr>
          <w:sz w:val="28"/>
          <w:szCs w:val="28"/>
        </w:rPr>
        <w:t>g</w:t>
      </w:r>
      <w:r w:rsidRPr="008425B4">
        <w:rPr>
          <w:sz w:val="28"/>
          <w:szCs w:val="28"/>
        </w:rPr>
        <w:t>ồm</w:t>
      </w:r>
      <w:proofErr w:type="spellEnd"/>
      <w:r w:rsidRPr="008425B4">
        <w:rPr>
          <w:sz w:val="28"/>
          <w:szCs w:val="28"/>
        </w:rPr>
        <w:t xml:space="preserve"> YOLOv2, YOLOv3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YOLOv4.</w:t>
      </w:r>
    </w:p>
    <w:p w14:paraId="1AF1EE65" w14:textId="77777777" w:rsidR="000A2E2E" w:rsidRPr="008425B4" w:rsidRDefault="00E22632">
      <w:pPr>
        <w:spacing w:before="200"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nhanh</w:t>
      </w:r>
      <w:proofErr w:type="spellEnd"/>
      <w:r w:rsidRPr="008425B4">
        <w:rPr>
          <w:sz w:val="28"/>
          <w:szCs w:val="28"/>
        </w:rPr>
        <w:t xml:space="preserve">, do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lần</w:t>
      </w:r>
      <w:proofErr w:type="spellEnd"/>
      <w:r w:rsidRPr="008425B4">
        <w:rPr>
          <w:sz w:val="28"/>
          <w:szCs w:val="28"/>
        </w:rPr>
        <w:t xml:space="preserve"> forward propagation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bounding box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toàn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sát</w:t>
      </w:r>
      <w:proofErr w:type="spellEnd"/>
      <w:r w:rsidRPr="008425B4">
        <w:rPr>
          <w:sz w:val="28"/>
          <w:szCs w:val="28"/>
        </w:rPr>
        <w:t xml:space="preserve"> an </w:t>
      </w:r>
      <w:proofErr w:type="spellStart"/>
      <w:r w:rsidRPr="008425B4">
        <w:rPr>
          <w:sz w:val="28"/>
          <w:szCs w:val="28"/>
        </w:rPr>
        <w:t>ninh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xe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lái</w:t>
      </w:r>
      <w:proofErr w:type="spellEnd"/>
      <w:r w:rsidRPr="008425B4">
        <w:rPr>
          <w:sz w:val="28"/>
          <w:szCs w:val="28"/>
        </w:rPr>
        <w:t>, robot, v.v.</w:t>
      </w:r>
    </w:p>
    <w:p w14:paraId="4E53615F" w14:textId="77777777" w:rsidR="000A2E2E" w:rsidRPr="008425B4" w:rsidRDefault="00E22632" w:rsidP="00F11811">
      <w:pPr>
        <w:pStyle w:val="Heading3"/>
        <w:rPr>
          <w:b w:val="0"/>
        </w:rPr>
      </w:pPr>
      <w:bookmarkStart w:id="61" w:name="_Toc135695364"/>
      <w:r w:rsidRPr="008425B4">
        <w:t xml:space="preserve">2.5.2 </w:t>
      </w:r>
      <w:proofErr w:type="spellStart"/>
      <w:r w:rsidRPr="008425B4">
        <w:t>Kiến</w:t>
      </w:r>
      <w:proofErr w:type="spellEnd"/>
      <w:r w:rsidRPr="008425B4">
        <w:t xml:space="preserve"> </w:t>
      </w:r>
      <w:proofErr w:type="spellStart"/>
      <w:r w:rsidRPr="008425B4">
        <w:t>trúc</w:t>
      </w:r>
      <w:proofErr w:type="spellEnd"/>
      <w:r w:rsidRPr="008425B4">
        <w:t xml:space="preserve"> </w:t>
      </w:r>
      <w:proofErr w:type="spellStart"/>
      <w:r w:rsidRPr="008425B4">
        <w:t>mạng</w:t>
      </w:r>
      <w:proofErr w:type="spellEnd"/>
      <w:r w:rsidRPr="008425B4">
        <w:t xml:space="preserve"> YOLO</w:t>
      </w:r>
      <w:bookmarkEnd w:id="61"/>
    </w:p>
    <w:p w14:paraId="6FCB5AB1" w14:textId="77777777" w:rsidR="000A2E2E" w:rsidRPr="008425B4" w:rsidRDefault="00E22632">
      <w:pPr>
        <w:spacing w:before="200"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YOLO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trúc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(Feature Extractor)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(Extra Layers).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con</w:t>
      </w:r>
      <w:r w:rsidRPr="008425B4">
        <w:rPr>
          <w:sz w:val="28"/>
          <w:szCs w:val="28"/>
        </w:rPr>
        <w:t xml:space="preserve">volution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(Feature map).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đủ</w:t>
      </w:r>
      <w:proofErr w:type="spellEnd"/>
      <w:r w:rsidRPr="008425B4">
        <w:rPr>
          <w:sz w:val="28"/>
          <w:szCs w:val="28"/>
        </w:rPr>
        <w:t xml:space="preserve"> (Fully connected layers) </w:t>
      </w:r>
      <w:proofErr w:type="spellStart"/>
      <w:r w:rsidRPr="008425B4">
        <w:rPr>
          <w:sz w:val="28"/>
          <w:szCs w:val="28"/>
        </w:rPr>
        <w:t>dùng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tọa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Bounding Box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(Feature map)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</w:t>
      </w:r>
      <w:r w:rsidRPr="008425B4">
        <w:rPr>
          <w:sz w:val="28"/>
          <w:szCs w:val="28"/>
        </w:rPr>
        <w:t>ần</w:t>
      </w:r>
      <w:proofErr w:type="spellEnd"/>
      <w:r w:rsidRPr="008425B4">
        <w:rPr>
          <w:sz w:val="28"/>
          <w:szCs w:val="28"/>
        </w:rPr>
        <w:t xml:space="preserve"> Feature Extractor.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khâu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lastRenderedPageBreak/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(Feature map)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khâu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(Extra Layers)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</w:t>
      </w:r>
      <w:r w:rsidRPr="008425B4">
        <w:rPr>
          <w:sz w:val="28"/>
          <w:szCs w:val="28"/>
        </w:rPr>
        <w:t>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Bounding Box bao </w:t>
      </w:r>
      <w:proofErr w:type="spellStart"/>
      <w:r w:rsidRPr="008425B4">
        <w:rPr>
          <w:sz w:val="28"/>
          <w:szCs w:val="28"/>
        </w:rPr>
        <w:t>quanh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.</w:t>
      </w:r>
    </w:p>
    <w:p w14:paraId="676328B1" w14:textId="77777777" w:rsidR="000A2E2E" w:rsidRPr="008425B4" w:rsidRDefault="00E22632">
      <w:pPr>
        <w:spacing w:after="200" w:line="360" w:lineRule="auto"/>
        <w:ind w:left="141" w:firstLine="720"/>
        <w:rPr>
          <w:sz w:val="28"/>
          <w:szCs w:val="28"/>
        </w:rPr>
      </w:pPr>
      <w:r w:rsidRPr="008425B4">
        <w:rPr>
          <w:noProof/>
          <w:sz w:val="28"/>
          <w:szCs w:val="28"/>
        </w:rPr>
        <w:drawing>
          <wp:inline distT="114300" distB="114300" distL="114300" distR="114300" wp14:anchorId="5EA33D96" wp14:editId="377E8B45">
            <wp:extent cx="4796000" cy="21838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000" cy="218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FFCC5" w14:textId="14CCB52C" w:rsidR="00C36E5B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62" w:name="_Toc135697244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6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</w:t>
      </w:r>
      <w:proofErr w:type="spellStart"/>
      <w:r w:rsidRPr="00C36E5B">
        <w:rPr>
          <w:color w:val="auto"/>
          <w:sz w:val="28"/>
          <w:szCs w:val="28"/>
        </w:rPr>
        <w:t>Các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lớp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của</w:t>
      </w:r>
      <w:proofErr w:type="spellEnd"/>
      <w:r w:rsidRPr="00C36E5B">
        <w:rPr>
          <w:color w:val="auto"/>
          <w:sz w:val="28"/>
          <w:szCs w:val="28"/>
        </w:rPr>
        <w:t xml:space="preserve"> YOLO</w:t>
      </w:r>
      <w:bookmarkEnd w:id="62"/>
    </w:p>
    <w:p w14:paraId="0CA8E03C" w14:textId="77777777" w:rsidR="000A2E2E" w:rsidRPr="008425B4" w:rsidRDefault="00E22632">
      <w:pPr>
        <w:spacing w:after="200" w:line="360" w:lineRule="auto"/>
        <w:ind w:left="141" w:firstLine="720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 xml:space="preserve">: </w:t>
      </w:r>
      <w:r w:rsidRPr="008425B4">
        <w:rPr>
          <w:sz w:val="28"/>
          <w:szCs w:val="28"/>
        </w:rPr>
        <w:t>https://jst-haui.vn/media/30/uffile-upload-no-title30930.pdf?fbclid=IwAR1BYUxs7TqzZHSJFSulsSai0wKsx-e8fuZAcL4pua5Z3pjExqmwc7THDwU)</w:t>
      </w:r>
    </w:p>
    <w:p w14:paraId="45AF0356" w14:textId="77777777" w:rsidR="000A2E2E" w:rsidRPr="008425B4" w:rsidRDefault="00E22632">
      <w:pPr>
        <w:spacing w:after="200" w:line="360" w:lineRule="auto"/>
        <w:rPr>
          <w:sz w:val="28"/>
          <w:szCs w:val="28"/>
        </w:rPr>
      </w:pPr>
      <w:r w:rsidRPr="008425B4">
        <w:rPr>
          <w:sz w:val="28"/>
          <w:szCs w:val="28"/>
        </w:rPr>
        <w:tab/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frame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Video.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chia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S x S ô (hay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grid size). </w:t>
      </w:r>
      <w:commentRangeStart w:id="63"/>
      <w:r w:rsidRPr="008425B4">
        <w:rPr>
          <w:sz w:val="28"/>
          <w:szCs w:val="28"/>
        </w:rPr>
        <w:t>Thông</w:t>
      </w:r>
      <w:commentRangeEnd w:id="63"/>
      <w:r w:rsidR="007C4D71">
        <w:rPr>
          <w:rStyle w:val="CommentReference"/>
        </w:rPr>
        <w:commentReference w:id="63"/>
      </w: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grid size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3 x 3, 7 x 7, 9 x 9, …</w:t>
      </w:r>
    </w:p>
    <w:p w14:paraId="661FD427" w14:textId="77777777" w:rsidR="000A2E2E" w:rsidRPr="008425B4" w:rsidRDefault="00E22632">
      <w:pPr>
        <w:spacing w:after="200" w:line="360" w:lineRule="auto"/>
        <w:rPr>
          <w:sz w:val="28"/>
          <w:szCs w:val="28"/>
        </w:rPr>
      </w:pPr>
      <w:r w:rsidRPr="008425B4">
        <w:rPr>
          <w:sz w:val="28"/>
          <w:szCs w:val="28"/>
        </w:rPr>
        <w:lastRenderedPageBreak/>
        <w:tab/>
      </w:r>
      <w:r w:rsidRPr="008425B4">
        <w:rPr>
          <w:sz w:val="28"/>
          <w:szCs w:val="28"/>
        </w:rPr>
        <w:tab/>
      </w:r>
      <w:r w:rsidRPr="008425B4">
        <w:rPr>
          <w:noProof/>
          <w:sz w:val="28"/>
          <w:szCs w:val="28"/>
        </w:rPr>
        <w:drawing>
          <wp:inline distT="114300" distB="114300" distL="114300" distR="114300" wp14:anchorId="0CB19F80" wp14:editId="1540A547">
            <wp:extent cx="4508183" cy="271504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183" cy="271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E63C8" w14:textId="7B22E778" w:rsidR="00C36E5B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64" w:name="_Toc135697245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7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</w:t>
      </w:r>
      <w:proofErr w:type="spellStart"/>
      <w:r w:rsidRPr="00C36E5B">
        <w:rPr>
          <w:color w:val="auto"/>
          <w:sz w:val="28"/>
          <w:szCs w:val="28"/>
        </w:rPr>
        <w:t>Cách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mô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YOLO </w:t>
      </w:r>
      <w:proofErr w:type="spellStart"/>
      <w:r w:rsidRPr="00C36E5B">
        <w:rPr>
          <w:color w:val="auto"/>
          <w:sz w:val="28"/>
          <w:szCs w:val="28"/>
        </w:rPr>
        <w:t>xử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lý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ảnh</w:t>
      </w:r>
      <w:bookmarkEnd w:id="64"/>
      <w:proofErr w:type="spellEnd"/>
    </w:p>
    <w:p w14:paraId="1756FC41" w14:textId="3528144D" w:rsidR="000A2E2E" w:rsidRPr="008425B4" w:rsidRDefault="00E22632" w:rsidP="00C36E5B">
      <w:pPr>
        <w:spacing w:after="200" w:line="360" w:lineRule="auto"/>
        <w:jc w:val="center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gramStart"/>
      <w:r w:rsidR="00C36E5B">
        <w:rPr>
          <w:sz w:val="28"/>
          <w:szCs w:val="28"/>
        </w:rPr>
        <w:t>N</w:t>
      </w:r>
      <w:r w:rsidRPr="008425B4">
        <w:rPr>
          <w:sz w:val="28"/>
          <w:szCs w:val="28"/>
        </w:rPr>
        <w:t>guồn:https://jst-haui.vn/media/30/uffile-upload-no-title30930.pdf?fbclid=IwAR1BYUxs7TqzZHSJFSulsSai0wK</w:t>
      </w:r>
      <w:r w:rsidRPr="008425B4">
        <w:rPr>
          <w:sz w:val="28"/>
          <w:szCs w:val="28"/>
        </w:rPr>
        <w:t>sx-e8fuZAcL4pua5Z3pjExqmwc7THDwU</w:t>
      </w:r>
      <w:proofErr w:type="gramEnd"/>
      <w:r w:rsidRPr="008425B4">
        <w:rPr>
          <w:sz w:val="28"/>
          <w:szCs w:val="28"/>
        </w:rPr>
        <w:t>)</w:t>
      </w:r>
    </w:p>
    <w:p w14:paraId="7F18185C" w14:textId="77777777" w:rsidR="000A2E2E" w:rsidRPr="008425B4" w:rsidRDefault="00E22632" w:rsidP="00F11811">
      <w:pPr>
        <w:pStyle w:val="Heading3"/>
      </w:pPr>
      <w:bookmarkStart w:id="65" w:name="_Toc135695365"/>
      <w:r w:rsidRPr="008425B4">
        <w:t xml:space="preserve">2.5.3 </w:t>
      </w:r>
      <w:proofErr w:type="spellStart"/>
      <w:r w:rsidRPr="008425B4">
        <w:t>Nguyên</w:t>
      </w:r>
      <w:proofErr w:type="spellEnd"/>
      <w:r w:rsidRPr="008425B4">
        <w:t xml:space="preserve"> </w:t>
      </w:r>
      <w:proofErr w:type="spellStart"/>
      <w:r w:rsidRPr="008425B4">
        <w:t>lý</w:t>
      </w:r>
      <w:proofErr w:type="spellEnd"/>
      <w:r w:rsidRPr="008425B4">
        <w:t xml:space="preserve"> </w:t>
      </w:r>
      <w:proofErr w:type="spellStart"/>
      <w:r w:rsidRPr="008425B4">
        <w:t>hoạt</w:t>
      </w:r>
      <w:proofErr w:type="spellEnd"/>
      <w:r w:rsidRPr="008425B4">
        <w:t xml:space="preserve"> </w:t>
      </w:r>
      <w:proofErr w:type="spellStart"/>
      <w:r w:rsidRPr="008425B4">
        <w:t>động</w:t>
      </w:r>
      <w:proofErr w:type="spellEnd"/>
      <w:r w:rsidRPr="008425B4">
        <w:t xml:space="preserve"> </w:t>
      </w:r>
      <w:proofErr w:type="spellStart"/>
      <w:r w:rsidRPr="008425B4">
        <w:t>của</w:t>
      </w:r>
      <w:proofErr w:type="spellEnd"/>
      <w:r w:rsidRPr="008425B4">
        <w:t xml:space="preserve"> </w:t>
      </w:r>
      <w:proofErr w:type="spellStart"/>
      <w:r w:rsidRPr="008425B4">
        <w:t>mạng</w:t>
      </w:r>
      <w:proofErr w:type="spellEnd"/>
      <w:r w:rsidRPr="008425B4">
        <w:t xml:space="preserve"> YOLO</w:t>
      </w:r>
      <w:bookmarkEnd w:id="65"/>
    </w:p>
    <w:p w14:paraId="5A6B7DF4" w14:textId="77777777" w:rsidR="000A2E2E" w:rsidRPr="008425B4" w:rsidRDefault="00E2263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00" w:after="200" w:line="360" w:lineRule="auto"/>
        <w:ind w:firstLine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YOLO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chia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ô </w:t>
      </w:r>
      <w:proofErr w:type="spellStart"/>
      <w:r w:rsidRPr="008425B4">
        <w:rPr>
          <w:sz w:val="28"/>
          <w:szCs w:val="28"/>
        </w:rPr>
        <w:t>vuông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lưới</w:t>
      </w:r>
      <w:proofErr w:type="spellEnd"/>
      <w:r w:rsidRPr="008425B4">
        <w:rPr>
          <w:sz w:val="28"/>
          <w:szCs w:val="28"/>
        </w:rPr>
        <w:t xml:space="preserve"> (grid)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xem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ô </w:t>
      </w:r>
      <w:proofErr w:type="spellStart"/>
      <w:r w:rsidRPr="008425B4">
        <w:rPr>
          <w:sz w:val="28"/>
          <w:szCs w:val="28"/>
        </w:rPr>
        <w:t>vuông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tâm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hay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khoanh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</w:t>
      </w:r>
      <w:r w:rsidRPr="008425B4">
        <w:rPr>
          <w:sz w:val="28"/>
          <w:szCs w:val="28"/>
        </w:rPr>
        <w:t>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mốc</w:t>
      </w:r>
      <w:proofErr w:type="spellEnd"/>
      <w:r w:rsidRPr="008425B4">
        <w:rPr>
          <w:sz w:val="28"/>
          <w:szCs w:val="28"/>
        </w:rPr>
        <w:t xml:space="preserve"> (Anchor Box),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bounding box.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feature map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bounding box ở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ô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</w:t>
      </w:r>
      <w:r w:rsidRPr="008425B4">
        <w:rPr>
          <w:sz w:val="28"/>
          <w:szCs w:val="28"/>
        </w:rPr>
        <w:t>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. Sau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, ta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bounding box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Non-Maxima </w:t>
      </w:r>
      <w:proofErr w:type="spellStart"/>
      <w:r w:rsidRPr="008425B4">
        <w:rPr>
          <w:sz w:val="28"/>
          <w:szCs w:val="28"/>
        </w:rPr>
        <w:t>Suppresstion</w:t>
      </w:r>
      <w:proofErr w:type="spellEnd"/>
      <w:r w:rsidRPr="008425B4">
        <w:rPr>
          <w:sz w:val="28"/>
          <w:szCs w:val="28"/>
        </w:rPr>
        <w:t xml:space="preserve"> (NMS) ta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bounding box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miền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,</w:t>
      </w: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tỉ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bounding box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tỉ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>.</w:t>
      </w:r>
    </w:p>
    <w:p w14:paraId="68CBCF48" w14:textId="77777777" w:rsidR="000A2E2E" w:rsidRPr="008425B4" w:rsidRDefault="00E2263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00" w:after="200" w:line="360" w:lineRule="auto"/>
        <w:ind w:firstLine="720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1 Bounding Box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vector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(P0)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Pr</w:t>
      </w:r>
      <w:proofErr w:type="spellEnd"/>
      <w:r w:rsidRPr="008425B4">
        <w:rPr>
          <w:sz w:val="28"/>
          <w:szCs w:val="28"/>
        </w:rPr>
        <w:t>(</w:t>
      </w:r>
      <w:proofErr w:type="gramEnd"/>
      <w:r w:rsidRPr="008425B4">
        <w:rPr>
          <w:sz w:val="28"/>
          <w:szCs w:val="28"/>
        </w:rPr>
        <w:t>Object)</w:t>
      </w:r>
      <w:r w:rsidRPr="008425B4">
        <w:rPr>
          <w:rFonts w:ascii="Cambria Math" w:hAnsi="Cambria Math" w:cs="Cambria Math"/>
          <w:sz w:val="28"/>
          <w:szCs w:val="28"/>
        </w:rPr>
        <w:t>∗</w:t>
      </w:r>
      <w:r w:rsidRPr="008425B4">
        <w:rPr>
          <w:sz w:val="28"/>
          <w:szCs w:val="28"/>
        </w:rPr>
        <w:t>IOU(</w:t>
      </w:r>
      <w:proofErr w:type="spellStart"/>
      <w:r w:rsidRPr="008425B4">
        <w:rPr>
          <w:sz w:val="28"/>
          <w:szCs w:val="28"/>
        </w:rPr>
        <w:t>pred,truth</w:t>
      </w:r>
      <w:proofErr w:type="spellEnd"/>
      <w:r w:rsidRPr="008425B4">
        <w:rPr>
          <w:sz w:val="28"/>
          <w:szCs w:val="28"/>
        </w:rPr>
        <w:t xml:space="preserve">), </w:t>
      </w:r>
      <w:proofErr w:type="spellStart"/>
      <w:r w:rsidRPr="008425B4">
        <w:rPr>
          <w:sz w:val="28"/>
          <w:szCs w:val="28"/>
        </w:rPr>
        <w:t>tọa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tâm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Bouding</w:t>
      </w:r>
      <w:proofErr w:type="spellEnd"/>
      <w:r w:rsidRPr="008425B4">
        <w:rPr>
          <w:sz w:val="28"/>
          <w:szCs w:val="28"/>
        </w:rPr>
        <w:t xml:space="preserve"> </w:t>
      </w:r>
      <w:r w:rsidRPr="008425B4">
        <w:rPr>
          <w:sz w:val="28"/>
          <w:szCs w:val="28"/>
        </w:rPr>
        <w:lastRenderedPageBreak/>
        <w:t xml:space="preserve">Box (x, y, w, h),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vector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classes.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vector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(5 +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classes) </w:t>
      </w:r>
      <w:proofErr w:type="spellStart"/>
      <w:r w:rsidRPr="008425B4">
        <w:rPr>
          <w:sz w:val="28"/>
          <w:szCs w:val="28"/>
        </w:rPr>
        <w:t>ví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ta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50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(classes) </w:t>
      </w:r>
      <w:proofErr w:type="spellStart"/>
      <w:r w:rsidRPr="008425B4">
        <w:rPr>
          <w:sz w:val="28"/>
          <w:szCs w:val="28"/>
        </w:rPr>
        <w:t>thì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vector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</w:t>
      </w:r>
      <w:proofErr w:type="spellEnd"/>
      <w:r w:rsidRPr="008425B4">
        <w:rPr>
          <w:sz w:val="28"/>
          <w:szCs w:val="28"/>
        </w:rPr>
        <w:t xml:space="preserve"> Bounding Box </w:t>
      </w:r>
      <w:proofErr w:type="spellStart"/>
      <w:r w:rsidRPr="008425B4">
        <w:rPr>
          <w:sz w:val="28"/>
          <w:szCs w:val="28"/>
        </w:rPr>
        <w:t>s</w:t>
      </w:r>
      <w:r w:rsidRPr="008425B4">
        <w:rPr>
          <w:sz w:val="28"/>
          <w:szCs w:val="28"/>
        </w:rPr>
        <w:t>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55.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ma </w:t>
      </w:r>
      <w:proofErr w:type="spellStart"/>
      <w:r w:rsidRPr="008425B4">
        <w:rPr>
          <w:sz w:val="28"/>
          <w:szCs w:val="28"/>
        </w:rPr>
        <w:t>trận</w:t>
      </w:r>
      <w:proofErr w:type="spellEnd"/>
      <w:r w:rsidRPr="008425B4">
        <w:rPr>
          <w:sz w:val="28"/>
          <w:szCs w:val="28"/>
        </w:rPr>
        <w:t xml:space="preserve"> 3 </w:t>
      </w:r>
      <w:proofErr w:type="spellStart"/>
      <w:r w:rsidRPr="008425B4">
        <w:rPr>
          <w:sz w:val="28"/>
          <w:szCs w:val="28"/>
        </w:rPr>
        <w:t>chiều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S×S×B×(5+C)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SxS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Feature map ở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, B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Bounding Box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Anchor Box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ô(cell)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</w:t>
      </w:r>
      <w:r w:rsidRPr="008425B4">
        <w:rPr>
          <w:sz w:val="28"/>
          <w:szCs w:val="28"/>
        </w:rPr>
        <w:t>ng</w:t>
      </w:r>
      <w:proofErr w:type="spellEnd"/>
      <w:r w:rsidRPr="008425B4">
        <w:rPr>
          <w:sz w:val="28"/>
          <w:szCs w:val="28"/>
        </w:rPr>
        <w:t xml:space="preserve"> 3 Anchor Box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vậy</w:t>
      </w:r>
      <w:proofErr w:type="spellEnd"/>
      <w:r w:rsidRPr="008425B4">
        <w:rPr>
          <w:sz w:val="28"/>
          <w:szCs w:val="28"/>
        </w:rPr>
        <w:t xml:space="preserve"> B = 3, C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số classes.</w:t>
      </w:r>
    </w:p>
    <w:p w14:paraId="6DDBEE98" w14:textId="77777777" w:rsidR="000A2E2E" w:rsidRPr="008425B4" w:rsidRDefault="00E22632">
      <w:pPr>
        <w:spacing w:after="200" w:line="360" w:lineRule="auto"/>
        <w:ind w:firstLine="720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5 </w:t>
      </w:r>
      <w:proofErr w:type="spellStart"/>
      <w:r w:rsidRPr="008425B4">
        <w:rPr>
          <w:sz w:val="28"/>
          <w:szCs w:val="28"/>
        </w:rPr>
        <w:t>phiên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YOLOv1 [1], YOLOv2 [2], YOLOv3 [3] do Joseph Redmon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2016, YOLOv4 [4] do Alexey </w:t>
      </w:r>
      <w:proofErr w:type="spellStart"/>
      <w:r w:rsidRPr="008425B4">
        <w:rPr>
          <w:sz w:val="28"/>
          <w:szCs w:val="28"/>
        </w:rPr>
        <w:t>Bochkovskiy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năm</w:t>
      </w:r>
      <w:proofErr w:type="spellEnd"/>
      <w:r w:rsidRPr="008425B4">
        <w:rPr>
          <w:sz w:val="28"/>
          <w:szCs w:val="28"/>
        </w:rPr>
        <w:t xml:space="preserve"> 2020, YOLOv5 do Glenn </w:t>
      </w:r>
      <w:proofErr w:type="spellStart"/>
      <w:r w:rsidRPr="008425B4">
        <w:rPr>
          <w:sz w:val="28"/>
          <w:szCs w:val="28"/>
        </w:rPr>
        <w:t>Jocher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</w:t>
      </w:r>
      <w:r w:rsidRPr="008425B4">
        <w:rPr>
          <w:sz w:val="28"/>
          <w:szCs w:val="28"/>
        </w:rPr>
        <w:t>ăm</w:t>
      </w:r>
      <w:proofErr w:type="spellEnd"/>
      <w:r w:rsidRPr="008425B4">
        <w:rPr>
          <w:sz w:val="28"/>
          <w:szCs w:val="28"/>
        </w:rPr>
        <w:t xml:space="preserve"> 2020 [5</w:t>
      </w:r>
      <w:proofErr w:type="gramStart"/>
      <w:r w:rsidRPr="008425B4">
        <w:rPr>
          <w:sz w:val="28"/>
          <w:szCs w:val="28"/>
        </w:rPr>
        <w:t>],YOLO</w:t>
      </w:r>
      <w:proofErr w:type="gramEnd"/>
      <w:r w:rsidRPr="008425B4">
        <w:rPr>
          <w:sz w:val="28"/>
          <w:szCs w:val="28"/>
        </w:rPr>
        <w:t xml:space="preserve"> v6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năm</w:t>
      </w:r>
      <w:proofErr w:type="spellEnd"/>
      <w:r w:rsidRPr="008425B4">
        <w:rPr>
          <w:sz w:val="28"/>
          <w:szCs w:val="28"/>
        </w:rPr>
        <w:t xml:space="preserve"> 2022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Li, YOLOv7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vừa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lâu</w:t>
      </w:r>
      <w:proofErr w:type="spellEnd"/>
      <w:r w:rsidRPr="008425B4">
        <w:rPr>
          <w:sz w:val="28"/>
          <w:szCs w:val="28"/>
        </w:rPr>
        <w:t xml:space="preserve">. 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YOLOv8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tháng</w:t>
      </w:r>
      <w:proofErr w:type="spellEnd"/>
      <w:r w:rsidRPr="008425B4">
        <w:rPr>
          <w:sz w:val="28"/>
          <w:szCs w:val="28"/>
        </w:rPr>
        <w:t xml:space="preserve"> 3/2023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Ultralytics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đại</w:t>
      </w:r>
      <w:proofErr w:type="spellEnd"/>
      <w:r w:rsidRPr="008425B4">
        <w:rPr>
          <w:sz w:val="28"/>
          <w:szCs w:val="28"/>
        </w:rPr>
        <w:t xml:space="preserve"> (SOTA), YOLOv8 </w:t>
      </w:r>
      <w:proofErr w:type="spellStart"/>
      <w:r w:rsidRPr="008425B4">
        <w:rPr>
          <w:sz w:val="28"/>
          <w:szCs w:val="28"/>
        </w:rPr>
        <w:t>đượ</w:t>
      </w:r>
      <w:r w:rsidRPr="008425B4">
        <w:rPr>
          <w:sz w:val="28"/>
          <w:szCs w:val="28"/>
        </w:rPr>
        <w:t>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nâng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. YOLOv8 </w:t>
      </w:r>
      <w:proofErr w:type="spellStart"/>
      <w:r w:rsidRPr="008425B4">
        <w:rPr>
          <w:sz w:val="28"/>
          <w:szCs w:val="28"/>
        </w:rPr>
        <w:t>hỗ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đủ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vụ</w:t>
      </w:r>
      <w:proofErr w:type="spellEnd"/>
      <w:r w:rsidRPr="008425B4">
        <w:rPr>
          <w:sz w:val="28"/>
          <w:szCs w:val="28"/>
        </w:rPr>
        <w:t xml:space="preserve"> AI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,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hyperlink r:id="rId24">
        <w:proofErr w:type="spellStart"/>
        <w:r w:rsidRPr="008425B4">
          <w:rPr>
            <w:sz w:val="28"/>
            <w:szCs w:val="28"/>
          </w:rPr>
          <w:t>phát</w:t>
        </w:r>
        <w:proofErr w:type="spellEnd"/>
        <w:r w:rsidRPr="008425B4">
          <w:rPr>
            <w:sz w:val="28"/>
            <w:szCs w:val="28"/>
          </w:rPr>
          <w:t xml:space="preserve"> </w:t>
        </w:r>
        <w:proofErr w:type="spellStart"/>
        <w:r w:rsidRPr="008425B4">
          <w:rPr>
            <w:sz w:val="28"/>
            <w:szCs w:val="28"/>
          </w:rPr>
          <w:t>hiện</w:t>
        </w:r>
        <w:proofErr w:type="spellEnd"/>
      </w:hyperlink>
      <w:r w:rsidRPr="008425B4">
        <w:rPr>
          <w:sz w:val="28"/>
          <w:szCs w:val="28"/>
        </w:rPr>
        <w:t xml:space="preserve">, </w:t>
      </w:r>
      <w:hyperlink r:id="rId25">
        <w:proofErr w:type="spellStart"/>
        <w:r w:rsidRPr="008425B4">
          <w:rPr>
            <w:sz w:val="28"/>
            <w:szCs w:val="28"/>
          </w:rPr>
          <w:t>phân</w:t>
        </w:r>
        <w:proofErr w:type="spellEnd"/>
        <w:r w:rsidRPr="008425B4">
          <w:rPr>
            <w:sz w:val="28"/>
            <w:szCs w:val="28"/>
          </w:rPr>
          <w:t xml:space="preserve"> </w:t>
        </w:r>
        <w:proofErr w:type="spellStart"/>
        <w:r w:rsidRPr="008425B4">
          <w:rPr>
            <w:sz w:val="28"/>
            <w:szCs w:val="28"/>
          </w:rPr>
          <w:t>đoạn</w:t>
        </w:r>
        <w:proofErr w:type="spellEnd"/>
      </w:hyperlink>
      <w:r w:rsidRPr="008425B4">
        <w:rPr>
          <w:sz w:val="28"/>
          <w:szCs w:val="28"/>
        </w:rPr>
        <w:t xml:space="preserve">, </w:t>
      </w:r>
      <w:hyperlink r:id="rId26">
        <w:proofErr w:type="spellStart"/>
        <w:r w:rsidRPr="008425B4">
          <w:rPr>
            <w:sz w:val="28"/>
            <w:szCs w:val="28"/>
          </w:rPr>
          <w:t>ước</w:t>
        </w:r>
        <w:proofErr w:type="spellEnd"/>
        <w:r w:rsidRPr="008425B4">
          <w:rPr>
            <w:sz w:val="28"/>
            <w:szCs w:val="28"/>
          </w:rPr>
          <w:t xml:space="preserve"> </w:t>
        </w:r>
        <w:proofErr w:type="spellStart"/>
        <w:r w:rsidRPr="008425B4">
          <w:rPr>
            <w:sz w:val="28"/>
            <w:szCs w:val="28"/>
          </w:rPr>
          <w:t>tính</w:t>
        </w:r>
        <w:proofErr w:type="spellEnd"/>
        <w:r w:rsidRPr="008425B4">
          <w:rPr>
            <w:sz w:val="28"/>
            <w:szCs w:val="28"/>
          </w:rPr>
          <w:t xml:space="preserve"> </w:t>
        </w:r>
        <w:proofErr w:type="spellStart"/>
        <w:r w:rsidRPr="008425B4">
          <w:rPr>
            <w:sz w:val="28"/>
            <w:szCs w:val="28"/>
          </w:rPr>
          <w:t>tư</w:t>
        </w:r>
        <w:proofErr w:type="spellEnd"/>
        <w:r w:rsidRPr="008425B4">
          <w:rPr>
            <w:sz w:val="28"/>
            <w:szCs w:val="28"/>
          </w:rPr>
          <w:t xml:space="preserve"> </w:t>
        </w:r>
        <w:proofErr w:type="spellStart"/>
        <w:r w:rsidRPr="008425B4">
          <w:rPr>
            <w:sz w:val="28"/>
            <w:szCs w:val="28"/>
          </w:rPr>
          <w:t>thế</w:t>
        </w:r>
        <w:proofErr w:type="spellEnd"/>
      </w:hyperlink>
      <w:r w:rsidRPr="008425B4">
        <w:rPr>
          <w:sz w:val="28"/>
          <w:szCs w:val="28"/>
        </w:rPr>
        <w:t xml:space="preserve">, </w:t>
      </w:r>
      <w:hyperlink r:id="rId27">
        <w:proofErr w:type="spellStart"/>
        <w:r w:rsidRPr="008425B4">
          <w:rPr>
            <w:sz w:val="28"/>
            <w:szCs w:val="28"/>
          </w:rPr>
          <w:t>theo</w:t>
        </w:r>
        <w:proofErr w:type="spellEnd"/>
        <w:r w:rsidRPr="008425B4">
          <w:rPr>
            <w:sz w:val="28"/>
            <w:szCs w:val="28"/>
          </w:rPr>
          <w:t xml:space="preserve"> </w:t>
        </w:r>
        <w:proofErr w:type="spellStart"/>
        <w:r w:rsidRPr="008425B4">
          <w:rPr>
            <w:sz w:val="28"/>
            <w:szCs w:val="28"/>
          </w:rPr>
          <w:t>dõi</w:t>
        </w:r>
        <w:proofErr w:type="spellEnd"/>
      </w:hyperlink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hyperlink r:id="rId28">
        <w:proofErr w:type="spellStart"/>
        <w:r w:rsidRPr="008425B4">
          <w:rPr>
            <w:sz w:val="28"/>
            <w:szCs w:val="28"/>
          </w:rPr>
          <w:t>phân</w:t>
        </w:r>
        <w:proofErr w:type="spellEnd"/>
        <w:r w:rsidRPr="008425B4">
          <w:rPr>
            <w:sz w:val="28"/>
            <w:szCs w:val="28"/>
          </w:rPr>
          <w:t xml:space="preserve"> </w:t>
        </w:r>
        <w:proofErr w:type="spellStart"/>
        <w:r w:rsidRPr="008425B4">
          <w:rPr>
            <w:sz w:val="28"/>
            <w:szCs w:val="28"/>
          </w:rPr>
          <w:t>loại</w:t>
        </w:r>
        <w:proofErr w:type="spellEnd"/>
      </w:hyperlink>
      <w:r w:rsidRPr="008425B4">
        <w:rPr>
          <w:sz w:val="28"/>
          <w:szCs w:val="28"/>
        </w:rPr>
        <w:t xml:space="preserve"> .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</w:t>
      </w:r>
      <w:r w:rsidRPr="008425B4">
        <w:rPr>
          <w:sz w:val="28"/>
          <w:szCs w:val="28"/>
        </w:rPr>
        <w:t>u</w:t>
      </w:r>
      <w:proofErr w:type="spellEnd"/>
      <w:r w:rsidRPr="008425B4">
        <w:rPr>
          <w:sz w:val="28"/>
          <w:szCs w:val="28"/>
        </w:rPr>
        <w:t>.</w:t>
      </w:r>
    </w:p>
    <w:p w14:paraId="295D3D93" w14:textId="77777777" w:rsidR="000A2E2E" w:rsidRPr="008425B4" w:rsidRDefault="00E22632" w:rsidP="00F11811">
      <w:pPr>
        <w:pStyle w:val="Heading2"/>
        <w:rPr>
          <w:b w:val="0"/>
        </w:rPr>
      </w:pPr>
      <w:bookmarkStart w:id="66" w:name="_Toc135695366"/>
      <w:r w:rsidRPr="008425B4">
        <w:t>2.6. YOLOv8</w:t>
      </w:r>
      <w:bookmarkEnd w:id="66"/>
    </w:p>
    <w:p w14:paraId="790FE9B8" w14:textId="77777777" w:rsidR="000A2E2E" w:rsidRPr="008425B4" w:rsidRDefault="00E22632" w:rsidP="00F11811">
      <w:pPr>
        <w:pStyle w:val="Heading3"/>
        <w:rPr>
          <w:b w:val="0"/>
        </w:rPr>
      </w:pPr>
      <w:bookmarkStart w:id="67" w:name="_Toc135695367"/>
      <w:r w:rsidRPr="008425B4">
        <w:t xml:space="preserve">2.6.1. </w:t>
      </w:r>
      <w:proofErr w:type="spellStart"/>
      <w:r w:rsidRPr="008425B4">
        <w:t>Giới</w:t>
      </w:r>
      <w:proofErr w:type="spellEnd"/>
      <w:r w:rsidRPr="008425B4">
        <w:t xml:space="preserve"> </w:t>
      </w:r>
      <w:proofErr w:type="spellStart"/>
      <w:r w:rsidRPr="008425B4">
        <w:t>thiệu</w:t>
      </w:r>
      <w:proofErr w:type="spellEnd"/>
      <w:r w:rsidRPr="008425B4">
        <w:t xml:space="preserve"> </w:t>
      </w:r>
      <w:proofErr w:type="spellStart"/>
      <w:r w:rsidRPr="008425B4">
        <w:t>mạng</w:t>
      </w:r>
      <w:proofErr w:type="spellEnd"/>
      <w:r w:rsidRPr="008425B4">
        <w:t xml:space="preserve"> YOLOv8</w:t>
      </w:r>
      <w:bookmarkEnd w:id="67"/>
    </w:p>
    <w:p w14:paraId="72863652" w14:textId="77777777" w:rsidR="000A2E2E" w:rsidRPr="008425B4" w:rsidRDefault="00E22632">
      <w:pPr>
        <w:spacing w:after="200" w:line="360" w:lineRule="auto"/>
        <w:jc w:val="both"/>
        <w:rPr>
          <w:b/>
          <w:color w:val="D1D5DB"/>
          <w:sz w:val="28"/>
          <w:szCs w:val="28"/>
        </w:rPr>
      </w:pPr>
      <w:r w:rsidRPr="008425B4">
        <w:rPr>
          <w:sz w:val="28"/>
          <w:szCs w:val="28"/>
        </w:rPr>
        <w:t xml:space="preserve">YOLOv8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tiên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. YOLOv8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bởi</w:t>
      </w:r>
      <w:proofErr w:type="spellEnd"/>
      <w:r w:rsidRPr="008425B4">
        <w:rPr>
          <w:sz w:val="28"/>
          <w:szCs w:val="28"/>
        </w:rPr>
        <w:t xml:space="preserve"> </w:t>
      </w:r>
      <w:hyperlink r:id="rId29">
        <w:proofErr w:type="spellStart"/>
        <w:r w:rsidRPr="008425B4">
          <w:rPr>
            <w:color w:val="1155CC"/>
            <w:sz w:val="28"/>
            <w:szCs w:val="28"/>
            <w:u w:val="single"/>
          </w:rPr>
          <w:t>Ultralytics</w:t>
        </w:r>
        <w:proofErr w:type="spellEnd"/>
      </w:hyperlink>
      <w:r w:rsidRPr="008425B4">
        <w:rPr>
          <w:sz w:val="28"/>
          <w:szCs w:val="28"/>
        </w:rPr>
        <w:t xml:space="preserve"> ,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YOLOv5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hưởng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ngành</w:t>
      </w:r>
      <w:proofErr w:type="spellEnd"/>
      <w:r w:rsidRPr="008425B4">
        <w:rPr>
          <w:sz w:val="28"/>
          <w:szCs w:val="28"/>
        </w:rPr>
        <w:t xml:space="preserve">. YOLOv8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kiến</w:t>
      </w:r>
      <w:proofErr w:type="spellEnd"/>
      <w:r w:rsidRPr="008425B4">
        <w:rPr>
          <w:sz w:val="28"/>
          <w:szCs w:val="28"/>
        </w:rPr>
        <w:t xml:space="preserve"> ​​</w:t>
      </w:r>
      <w:proofErr w:type="spellStart"/>
      <w:r w:rsidRPr="008425B4">
        <w:rPr>
          <w:sz w:val="28"/>
          <w:szCs w:val="28"/>
        </w:rPr>
        <w:t>trúc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so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YOLOv5.</w:t>
      </w:r>
    </w:p>
    <w:p w14:paraId="21DED902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Loạt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</w:t>
      </w:r>
      <w:r w:rsidRPr="008425B4">
        <w:rPr>
          <w:sz w:val="28"/>
          <w:szCs w:val="28"/>
        </w:rPr>
        <w:t>h</w:t>
      </w:r>
      <w:proofErr w:type="spellEnd"/>
      <w:r w:rsidRPr="008425B4">
        <w:rPr>
          <w:sz w:val="28"/>
          <w:szCs w:val="28"/>
        </w:rPr>
        <w:t xml:space="preserve"> YOLO </w:t>
      </w:r>
      <w:hyperlink r:id="rId30">
        <w:r w:rsidRPr="008425B4">
          <w:rPr>
            <w:color w:val="1155CC"/>
            <w:sz w:val="28"/>
            <w:szCs w:val="28"/>
            <w:u w:val="single"/>
          </w:rPr>
          <w:t>(You Only Look Once)</w:t>
        </w:r>
      </w:hyperlink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do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lastRenderedPageBreak/>
        <w:t>vẫn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nhỏ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GPU </w:t>
      </w:r>
      <w:proofErr w:type="spellStart"/>
      <w:r w:rsidRPr="008425B4">
        <w:rPr>
          <w:sz w:val="28"/>
          <w:szCs w:val="28"/>
        </w:rPr>
        <w:t>duy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chi </w:t>
      </w:r>
      <w:proofErr w:type="spellStart"/>
      <w:r w:rsidRPr="008425B4">
        <w:rPr>
          <w:sz w:val="28"/>
          <w:szCs w:val="28"/>
        </w:rPr>
        <w:t>phí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mây</w:t>
      </w:r>
      <w:proofErr w:type="spellEnd"/>
      <w:r w:rsidRPr="008425B4">
        <w:rPr>
          <w:sz w:val="28"/>
          <w:szCs w:val="28"/>
        </w:rPr>
        <w:t>.</w:t>
      </w:r>
    </w:p>
    <w:p w14:paraId="7D37E6E2" w14:textId="77777777" w:rsidR="000A2E2E" w:rsidRPr="008425B4" w:rsidRDefault="00E22632">
      <w:pPr>
        <w:spacing w:after="200" w:line="360" w:lineRule="auto"/>
        <w:jc w:val="both"/>
        <w:rPr>
          <w:color w:val="383838"/>
          <w:sz w:val="28"/>
          <w:szCs w:val="28"/>
          <w:highlight w:val="white"/>
        </w:rPr>
      </w:pPr>
      <w:r w:rsidRPr="008425B4">
        <w:rPr>
          <w:color w:val="383838"/>
          <w:sz w:val="28"/>
          <w:szCs w:val="28"/>
          <w:highlight w:val="white"/>
        </w:rPr>
        <w:t xml:space="preserve">So </w:t>
      </w:r>
      <w:proofErr w:type="spellStart"/>
      <w:r w:rsidRPr="008425B4">
        <w:rPr>
          <w:color w:val="383838"/>
          <w:sz w:val="28"/>
          <w:szCs w:val="28"/>
          <w:highlight w:val="white"/>
        </w:rPr>
        <w:t>vớ</w:t>
      </w:r>
      <w:r w:rsidRPr="008425B4">
        <w:rPr>
          <w:color w:val="383838"/>
          <w:sz w:val="28"/>
          <w:szCs w:val="28"/>
          <w:highlight w:val="white"/>
        </w:rPr>
        <w:t>i</w:t>
      </w:r>
      <w:proofErr w:type="spellEnd"/>
      <w:r w:rsidRPr="008425B4">
        <w:rPr>
          <w:color w:val="383838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383838"/>
          <w:sz w:val="28"/>
          <w:szCs w:val="28"/>
          <w:highlight w:val="white"/>
        </w:rPr>
        <w:t>những</w:t>
      </w:r>
      <w:proofErr w:type="spellEnd"/>
      <w:r w:rsidRPr="008425B4">
        <w:rPr>
          <w:color w:val="383838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383838"/>
          <w:sz w:val="28"/>
          <w:szCs w:val="28"/>
          <w:highlight w:val="white"/>
        </w:rPr>
        <w:t>phiên</w:t>
      </w:r>
      <w:proofErr w:type="spellEnd"/>
      <w:r w:rsidRPr="008425B4">
        <w:rPr>
          <w:color w:val="383838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383838"/>
          <w:sz w:val="28"/>
          <w:szCs w:val="28"/>
          <w:highlight w:val="white"/>
        </w:rPr>
        <w:t>bản</w:t>
      </w:r>
      <w:proofErr w:type="spellEnd"/>
      <w:r w:rsidRPr="008425B4">
        <w:rPr>
          <w:color w:val="383838"/>
          <w:sz w:val="28"/>
          <w:szCs w:val="28"/>
          <w:highlight w:val="white"/>
        </w:rPr>
        <w:t xml:space="preserve"> YOLO </w:t>
      </w:r>
      <w:proofErr w:type="spellStart"/>
      <w:r w:rsidRPr="008425B4">
        <w:rPr>
          <w:color w:val="383838"/>
          <w:sz w:val="28"/>
          <w:szCs w:val="28"/>
          <w:highlight w:val="white"/>
        </w:rPr>
        <w:t>trước</w:t>
      </w:r>
      <w:proofErr w:type="spellEnd"/>
      <w:r w:rsidRPr="008425B4">
        <w:rPr>
          <w:color w:val="383838"/>
          <w:sz w:val="28"/>
          <w:szCs w:val="28"/>
          <w:highlight w:val="white"/>
        </w:rPr>
        <w:t>:</w:t>
      </w:r>
    </w:p>
    <w:p w14:paraId="64A15F0A" w14:textId="77777777" w:rsidR="000A2E2E" w:rsidRPr="008425B4" w:rsidRDefault="00E22632">
      <w:pPr>
        <w:numPr>
          <w:ilvl w:val="0"/>
          <w:numId w:val="14"/>
        </w:numPr>
        <w:shd w:val="clear" w:color="auto" w:fill="FFFFFF"/>
        <w:spacing w:before="240" w:after="200" w:line="360" w:lineRule="auto"/>
        <w:rPr>
          <w:sz w:val="28"/>
          <w:szCs w:val="28"/>
          <w:highlight w:val="white"/>
        </w:rPr>
      </w:pPr>
      <w:r w:rsidRPr="008425B4">
        <w:rPr>
          <w:color w:val="151515"/>
          <w:sz w:val="28"/>
          <w:szCs w:val="28"/>
          <w:highlight w:val="white"/>
        </w:rPr>
        <w:t xml:space="preserve">YOLOv8 </w:t>
      </w:r>
      <w:proofErr w:type="spellStart"/>
      <w:r w:rsidRPr="008425B4">
        <w:rPr>
          <w:color w:val="151515"/>
          <w:sz w:val="28"/>
          <w:szCs w:val="28"/>
          <w:highlight w:val="white"/>
        </w:rPr>
        <w:t>có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tỷ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lệ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chính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xác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cao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được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đo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bằng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COCO </w:t>
      </w:r>
      <w:proofErr w:type="spellStart"/>
      <w:r w:rsidRPr="008425B4">
        <w:rPr>
          <w:color w:val="151515"/>
          <w:sz w:val="28"/>
          <w:szCs w:val="28"/>
          <w:highlight w:val="white"/>
        </w:rPr>
        <w:t>và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Roboflow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100.</w:t>
      </w:r>
    </w:p>
    <w:p w14:paraId="1DC7F50D" w14:textId="77777777" w:rsidR="000A2E2E" w:rsidRPr="008425B4" w:rsidRDefault="00E22632">
      <w:pPr>
        <w:numPr>
          <w:ilvl w:val="0"/>
          <w:numId w:val="14"/>
        </w:numPr>
        <w:shd w:val="clear" w:color="auto" w:fill="FFFFFF"/>
        <w:spacing w:after="200" w:line="360" w:lineRule="auto"/>
        <w:rPr>
          <w:sz w:val="28"/>
          <w:szCs w:val="28"/>
          <w:highlight w:val="white"/>
        </w:rPr>
      </w:pPr>
      <w:r w:rsidRPr="008425B4">
        <w:rPr>
          <w:color w:val="151515"/>
          <w:sz w:val="28"/>
          <w:szCs w:val="28"/>
          <w:highlight w:val="white"/>
        </w:rPr>
        <w:t xml:space="preserve">YOLOv8 </w:t>
      </w:r>
      <w:proofErr w:type="spellStart"/>
      <w:r w:rsidRPr="008425B4">
        <w:rPr>
          <w:color w:val="151515"/>
          <w:sz w:val="28"/>
          <w:szCs w:val="28"/>
          <w:highlight w:val="white"/>
        </w:rPr>
        <w:t>đi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kèm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với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rất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nhiều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tính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năng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thuận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tiện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cho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nhà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phát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triển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, </w:t>
      </w:r>
      <w:proofErr w:type="spellStart"/>
      <w:r w:rsidRPr="008425B4">
        <w:rPr>
          <w:color w:val="151515"/>
          <w:sz w:val="28"/>
          <w:szCs w:val="28"/>
          <w:highlight w:val="white"/>
        </w:rPr>
        <w:t>từ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CLI </w:t>
      </w:r>
      <w:proofErr w:type="spellStart"/>
      <w:r w:rsidRPr="008425B4">
        <w:rPr>
          <w:color w:val="151515"/>
          <w:sz w:val="28"/>
          <w:szCs w:val="28"/>
          <w:highlight w:val="white"/>
        </w:rPr>
        <w:t>dễ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sử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dụng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đến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gói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Python </w:t>
      </w:r>
      <w:proofErr w:type="spellStart"/>
      <w:r w:rsidRPr="008425B4">
        <w:rPr>
          <w:color w:val="151515"/>
          <w:sz w:val="28"/>
          <w:szCs w:val="28"/>
          <w:highlight w:val="white"/>
        </w:rPr>
        <w:t>có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cấu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trúc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tốt</w:t>
      </w:r>
      <w:proofErr w:type="spellEnd"/>
      <w:r w:rsidRPr="008425B4">
        <w:rPr>
          <w:color w:val="151515"/>
          <w:sz w:val="28"/>
          <w:szCs w:val="28"/>
          <w:highlight w:val="white"/>
        </w:rPr>
        <w:t>.</w:t>
      </w:r>
    </w:p>
    <w:p w14:paraId="1B10B536" w14:textId="77777777" w:rsidR="000A2E2E" w:rsidRPr="008425B4" w:rsidRDefault="00E22632">
      <w:pPr>
        <w:numPr>
          <w:ilvl w:val="0"/>
          <w:numId w:val="14"/>
        </w:numPr>
        <w:shd w:val="clear" w:color="auto" w:fill="FFFFFF"/>
        <w:spacing w:before="240" w:after="200" w:line="360" w:lineRule="auto"/>
        <w:rPr>
          <w:sz w:val="28"/>
          <w:szCs w:val="28"/>
          <w:highlight w:val="white"/>
        </w:rPr>
      </w:pPr>
      <w:proofErr w:type="spellStart"/>
      <w:r w:rsidRPr="008425B4">
        <w:rPr>
          <w:color w:val="151515"/>
          <w:sz w:val="28"/>
          <w:szCs w:val="28"/>
          <w:highlight w:val="white"/>
        </w:rPr>
        <w:t>Có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một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cộng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đồng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lớn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xung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quanh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YOLO </w:t>
      </w:r>
      <w:proofErr w:type="spellStart"/>
      <w:r w:rsidRPr="008425B4">
        <w:rPr>
          <w:color w:val="151515"/>
          <w:sz w:val="28"/>
          <w:szCs w:val="28"/>
          <w:highlight w:val="white"/>
        </w:rPr>
        <w:t>và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một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cộng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đồng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đang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phát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triển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xung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quanh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mô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hình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YOLOv8, </w:t>
      </w:r>
      <w:proofErr w:type="spellStart"/>
      <w:r w:rsidRPr="008425B4">
        <w:rPr>
          <w:color w:val="151515"/>
          <w:sz w:val="28"/>
          <w:szCs w:val="28"/>
          <w:highlight w:val="white"/>
        </w:rPr>
        <w:t>nghĩa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là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có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nhiều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người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trong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giới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thị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giác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máy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tính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có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thể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hỗ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trợ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bạn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khi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bạn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cần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hướng</w:t>
      </w:r>
      <w:proofErr w:type="spellEnd"/>
      <w:r w:rsidRPr="008425B4">
        <w:rPr>
          <w:color w:val="151515"/>
          <w:sz w:val="28"/>
          <w:szCs w:val="28"/>
          <w:highlight w:val="white"/>
        </w:rPr>
        <w:t xml:space="preserve"> </w:t>
      </w:r>
      <w:proofErr w:type="spellStart"/>
      <w:r w:rsidRPr="008425B4">
        <w:rPr>
          <w:color w:val="151515"/>
          <w:sz w:val="28"/>
          <w:szCs w:val="28"/>
          <w:highlight w:val="white"/>
        </w:rPr>
        <w:t>dẫn</w:t>
      </w:r>
      <w:proofErr w:type="spellEnd"/>
      <w:r w:rsidRPr="008425B4">
        <w:rPr>
          <w:color w:val="151515"/>
          <w:sz w:val="28"/>
          <w:szCs w:val="28"/>
          <w:highlight w:val="white"/>
        </w:rPr>
        <w:t>.</w:t>
      </w:r>
    </w:p>
    <w:p w14:paraId="6B04A903" w14:textId="77777777" w:rsidR="000A2E2E" w:rsidRPr="008425B4" w:rsidRDefault="00E22632" w:rsidP="004718CB">
      <w:pPr>
        <w:pStyle w:val="Heading3"/>
        <w:rPr>
          <w:b w:val="0"/>
          <w:color w:val="151515"/>
          <w:highlight w:val="white"/>
        </w:rPr>
      </w:pPr>
      <w:bookmarkStart w:id="68" w:name="_Toc135695368"/>
      <w:r w:rsidRPr="008425B4">
        <w:rPr>
          <w:color w:val="151515"/>
          <w:highlight w:val="white"/>
        </w:rPr>
        <w:t xml:space="preserve">2.6.2. </w:t>
      </w:r>
      <w:proofErr w:type="spellStart"/>
      <w:r w:rsidRPr="008425B4">
        <w:rPr>
          <w:color w:val="151515"/>
          <w:highlight w:val="white"/>
        </w:rPr>
        <w:t>Điểm</w:t>
      </w:r>
      <w:proofErr w:type="spellEnd"/>
      <w:r w:rsidRPr="008425B4">
        <w:rPr>
          <w:color w:val="151515"/>
          <w:highlight w:val="white"/>
        </w:rPr>
        <w:t xml:space="preserve"> </w:t>
      </w:r>
      <w:proofErr w:type="spellStart"/>
      <w:r w:rsidRPr="008425B4">
        <w:rPr>
          <w:color w:val="151515"/>
          <w:highlight w:val="white"/>
        </w:rPr>
        <w:t>khác</w:t>
      </w:r>
      <w:proofErr w:type="spellEnd"/>
      <w:r w:rsidRPr="008425B4">
        <w:rPr>
          <w:color w:val="151515"/>
          <w:highlight w:val="white"/>
        </w:rPr>
        <w:t xml:space="preserve"> </w:t>
      </w:r>
      <w:proofErr w:type="spellStart"/>
      <w:r w:rsidRPr="008425B4">
        <w:rPr>
          <w:color w:val="151515"/>
          <w:highlight w:val="white"/>
        </w:rPr>
        <w:t>của</w:t>
      </w:r>
      <w:proofErr w:type="spellEnd"/>
      <w:r w:rsidRPr="008425B4">
        <w:rPr>
          <w:color w:val="151515"/>
          <w:highlight w:val="white"/>
        </w:rPr>
        <w:t xml:space="preserve"> YOLOv8 so </w:t>
      </w:r>
      <w:proofErr w:type="spellStart"/>
      <w:r w:rsidRPr="008425B4">
        <w:rPr>
          <w:color w:val="151515"/>
          <w:highlight w:val="white"/>
        </w:rPr>
        <w:t>với</w:t>
      </w:r>
      <w:proofErr w:type="spellEnd"/>
      <w:r w:rsidRPr="008425B4">
        <w:rPr>
          <w:color w:val="151515"/>
          <w:highlight w:val="white"/>
        </w:rPr>
        <w:t xml:space="preserve"> </w:t>
      </w:r>
      <w:proofErr w:type="spellStart"/>
      <w:r w:rsidRPr="008425B4">
        <w:rPr>
          <w:color w:val="151515"/>
          <w:highlight w:val="white"/>
        </w:rPr>
        <w:t>các</w:t>
      </w:r>
      <w:bookmarkEnd w:id="68"/>
      <w:proofErr w:type="spellEnd"/>
      <w:r w:rsidRPr="008425B4">
        <w:rPr>
          <w:color w:val="151515"/>
          <w:highlight w:val="white"/>
        </w:rPr>
        <w:t xml:space="preserve"> </w:t>
      </w:r>
    </w:p>
    <w:p w14:paraId="2CD4D479" w14:textId="77777777" w:rsidR="000A2E2E" w:rsidRPr="008425B4" w:rsidRDefault="00E22632" w:rsidP="004718CB">
      <w:pPr>
        <w:pStyle w:val="Heading4"/>
        <w:rPr>
          <w:b w:val="0"/>
          <w:color w:val="151515"/>
          <w:highlight w:val="white"/>
        </w:rPr>
      </w:pPr>
      <w:bookmarkStart w:id="69" w:name="_Toc135695369"/>
      <w:r w:rsidRPr="008425B4">
        <w:rPr>
          <w:color w:val="151515"/>
          <w:highlight w:val="white"/>
        </w:rPr>
        <w:t>2.6.2.1 Anchor</w:t>
      </w:r>
      <w:bookmarkEnd w:id="69"/>
    </w:p>
    <w:p w14:paraId="7BE7ED83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ta </w:t>
      </w:r>
      <w:proofErr w:type="spellStart"/>
      <w:r w:rsidRPr="008425B4">
        <w:rPr>
          <w:sz w:val="28"/>
          <w:szCs w:val="28"/>
        </w:rPr>
        <w:t>đang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thuộc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</w:t>
      </w:r>
      <w:r w:rsidRPr="008425B4">
        <w:rPr>
          <w:sz w:val="28"/>
          <w:szCs w:val="28"/>
        </w:rPr>
        <w:t>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>.</w:t>
      </w:r>
    </w:p>
    <w:p w14:paraId="0F710E64" w14:textId="0A34157E" w:rsidR="00C36E5B" w:rsidRDefault="00E22632" w:rsidP="00C36E5B">
      <w:pPr>
        <w:keepNext/>
        <w:spacing w:after="200" w:line="360" w:lineRule="auto"/>
        <w:jc w:val="both"/>
      </w:pPr>
      <w:r w:rsidRPr="008425B4">
        <w:rPr>
          <w:noProof/>
          <w:sz w:val="28"/>
          <w:szCs w:val="28"/>
        </w:rPr>
        <w:lastRenderedPageBreak/>
        <w:drawing>
          <wp:inline distT="114300" distB="114300" distL="114300" distR="114300" wp14:anchorId="6C115BF9" wp14:editId="71024EB9">
            <wp:extent cx="5846135" cy="510540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D12E0" w14:textId="4BCEEBE6" w:rsidR="000A2E2E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70" w:name="_Toc135697246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8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:Phác </w:t>
      </w:r>
      <w:proofErr w:type="spellStart"/>
      <w:r w:rsidRPr="00C36E5B">
        <w:rPr>
          <w:color w:val="auto"/>
          <w:sz w:val="28"/>
          <w:szCs w:val="28"/>
        </w:rPr>
        <w:t>thảo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của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nhiệm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vụ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phát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hiện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đối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tượng</w:t>
      </w:r>
      <w:bookmarkEnd w:id="70"/>
      <w:proofErr w:type="spellEnd"/>
    </w:p>
    <w:p w14:paraId="41F9E8DA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>: https://blog.roboflow.com/what-is-an-anchor-box/)</w:t>
      </w:r>
    </w:p>
    <w:p w14:paraId="2B66C5FE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Anchor boxes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Anchor boxes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(bounding boxes)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tỷ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chọn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</w:t>
      </w:r>
      <w:r w:rsidRPr="008425B4">
        <w:rPr>
          <w:sz w:val="28"/>
          <w:szCs w:val="28"/>
        </w:rPr>
        <w:t>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truyền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anchor boxes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offset (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lệch</w:t>
      </w:r>
      <w:proofErr w:type="spellEnd"/>
      <w:r w:rsidRPr="008425B4">
        <w:rPr>
          <w:sz w:val="28"/>
          <w:szCs w:val="28"/>
        </w:rPr>
        <w:t xml:space="preserve">)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anchor boxes.</w:t>
      </w:r>
    </w:p>
    <w:p w14:paraId="20C6701A" w14:textId="77777777" w:rsidR="000A2E2E" w:rsidRPr="008425B4" w:rsidRDefault="00E22632">
      <w:pPr>
        <w:spacing w:after="200" w:line="360" w:lineRule="auto"/>
        <w:jc w:val="both"/>
        <w:rPr>
          <w:color w:val="383838"/>
          <w:highlight w:val="white"/>
        </w:rPr>
      </w:pPr>
      <w:r w:rsidRPr="008425B4">
        <w:rPr>
          <w:sz w:val="28"/>
          <w:szCs w:val="28"/>
        </w:rPr>
        <w:lastRenderedPageBreak/>
        <w:tab/>
      </w:r>
      <w:r w:rsidRPr="008425B4">
        <w:rPr>
          <w:sz w:val="28"/>
          <w:szCs w:val="28"/>
        </w:rPr>
        <w:tab/>
      </w:r>
      <w:r w:rsidRPr="008425B4">
        <w:rPr>
          <w:noProof/>
          <w:color w:val="383838"/>
          <w:highlight w:val="white"/>
        </w:rPr>
        <w:drawing>
          <wp:inline distT="114300" distB="114300" distL="114300" distR="114300" wp14:anchorId="00930560" wp14:editId="2341D239">
            <wp:extent cx="4216718" cy="3101184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6718" cy="3101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D5BA0" w14:textId="02CAF2C2" w:rsidR="00C36E5B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71" w:name="_Toc135697247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9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Minh </w:t>
      </w:r>
      <w:proofErr w:type="spellStart"/>
      <w:r w:rsidRPr="00C36E5B">
        <w:rPr>
          <w:color w:val="auto"/>
          <w:sz w:val="28"/>
          <w:szCs w:val="28"/>
        </w:rPr>
        <w:t>họa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proofErr w:type="spellStart"/>
      <w:r w:rsidRPr="00C36E5B">
        <w:rPr>
          <w:color w:val="auto"/>
          <w:sz w:val="28"/>
          <w:szCs w:val="28"/>
        </w:rPr>
        <w:t>về</w:t>
      </w:r>
      <w:proofErr w:type="spellEnd"/>
      <w:r w:rsidRPr="00C36E5B">
        <w:rPr>
          <w:color w:val="auto"/>
          <w:sz w:val="28"/>
          <w:szCs w:val="28"/>
        </w:rPr>
        <w:t xml:space="preserve"> Anchor Boxes</w:t>
      </w:r>
      <w:bookmarkEnd w:id="71"/>
    </w:p>
    <w:p w14:paraId="33C3D1B8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  <w:highlight w:val="white"/>
        </w:rPr>
      </w:pPr>
      <w:r w:rsidRPr="008425B4">
        <w:rPr>
          <w:sz w:val="28"/>
          <w:szCs w:val="28"/>
          <w:highlight w:val="white"/>
        </w:rPr>
        <w:t>(</w:t>
      </w:r>
      <w:proofErr w:type="gramStart"/>
      <w:r w:rsidRPr="008425B4">
        <w:rPr>
          <w:sz w:val="28"/>
          <w:szCs w:val="28"/>
          <w:highlight w:val="white"/>
        </w:rPr>
        <w:t>nguồn:https://blog.roboflow.com/whats-new-in-yolov8/?fbclid=IwAR1iQwFobeodSDiJFd1jxfoAs-JZJgZmHeDJ3wPsGQwnAw_HnjktsAvd-pw</w:t>
      </w:r>
      <w:proofErr w:type="gramEnd"/>
      <w:r w:rsidRPr="008425B4">
        <w:rPr>
          <w:sz w:val="28"/>
          <w:szCs w:val="28"/>
          <w:highlight w:val="white"/>
        </w:rPr>
        <w:t>)</w:t>
      </w:r>
    </w:p>
    <w:p w14:paraId="7A513D82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Anchor-free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anchor boxes.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anchor-free</w:t>
      </w: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keypoints</w:t>
      </w:r>
      <w:proofErr w:type="spellEnd"/>
      <w:r w:rsidRPr="008425B4">
        <w:rPr>
          <w:sz w:val="28"/>
          <w:szCs w:val="28"/>
        </w:rPr>
        <w:t xml:space="preserve">)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tâm</w:t>
      </w:r>
      <w:proofErr w:type="spellEnd"/>
      <w:r w:rsidRPr="008425B4">
        <w:rPr>
          <w:sz w:val="28"/>
          <w:szCs w:val="28"/>
        </w:rPr>
        <w:t xml:space="preserve"> (center points).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chọn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chỉnh</w:t>
      </w:r>
      <w:proofErr w:type="spellEnd"/>
      <w:r w:rsidRPr="008425B4">
        <w:rPr>
          <w:sz w:val="28"/>
          <w:szCs w:val="28"/>
        </w:rPr>
        <w:t xml:space="preserve"> anchor boxes,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đem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</w:t>
      </w:r>
      <w:r w:rsidRPr="008425B4">
        <w:rPr>
          <w:sz w:val="28"/>
          <w:szCs w:val="28"/>
        </w:rPr>
        <w:t>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.</w:t>
      </w:r>
    </w:p>
    <w:p w14:paraId="19B190E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YOLOv8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anchor-free.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tâm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lệch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hộp</w:t>
      </w:r>
      <w:proofErr w:type="spellEnd"/>
      <w:r w:rsidRPr="008425B4">
        <w:rPr>
          <w:sz w:val="28"/>
          <w:szCs w:val="28"/>
        </w:rPr>
        <w:t xml:space="preserve"> neo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>.</w:t>
      </w:r>
    </w:p>
    <w:p w14:paraId="4C0FA389" w14:textId="77777777" w:rsidR="000A2E2E" w:rsidRPr="008425B4" w:rsidRDefault="00E22632" w:rsidP="004718CB">
      <w:pPr>
        <w:pStyle w:val="Heading4"/>
        <w:rPr>
          <w:b w:val="0"/>
        </w:rPr>
      </w:pPr>
      <w:bookmarkStart w:id="72" w:name="_Toc135695370"/>
      <w:r w:rsidRPr="008425B4">
        <w:t xml:space="preserve">2.6.2.2. </w:t>
      </w:r>
      <w:proofErr w:type="spellStart"/>
      <w:r w:rsidRPr="008425B4">
        <w:t>Kết</w:t>
      </w:r>
      <w:proofErr w:type="spellEnd"/>
      <w:r w:rsidRPr="008425B4">
        <w:t xml:space="preserve"> </w:t>
      </w:r>
      <w:proofErr w:type="spellStart"/>
      <w:r w:rsidRPr="008425B4">
        <w:t>cấu</w:t>
      </w:r>
      <w:proofErr w:type="spellEnd"/>
      <w:r w:rsidRPr="008425B4">
        <w:t xml:space="preserve"> </w:t>
      </w:r>
      <w:proofErr w:type="spellStart"/>
      <w:r w:rsidRPr="008425B4">
        <w:t>mới</w:t>
      </w:r>
      <w:bookmarkEnd w:id="72"/>
      <w:proofErr w:type="spellEnd"/>
    </w:p>
    <w:p w14:paraId="0F01A786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Convolution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gốc</w:t>
      </w:r>
      <w:proofErr w:type="spellEnd"/>
      <w:r w:rsidRPr="008425B4">
        <w:rPr>
          <w:sz w:val="28"/>
          <w:szCs w:val="28"/>
        </w:rPr>
        <w:t xml:space="preserve"> (</w:t>
      </w:r>
      <w:r w:rsidRPr="008425B4">
        <w:rPr>
          <w:sz w:val="28"/>
          <w:szCs w:val="28"/>
        </w:rPr>
        <w:t xml:space="preserve">stem)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convolution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3x3.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C2f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C3. </w:t>
      </w:r>
      <w:proofErr w:type="spellStart"/>
      <w:r w:rsidRPr="008425B4">
        <w:rPr>
          <w:sz w:val="28"/>
          <w:szCs w:val="28"/>
        </w:rPr>
        <w:t>Mô-đun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tắt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dưới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đây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"f"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r w:rsidRPr="008425B4">
        <w:rPr>
          <w:sz w:val="28"/>
          <w:szCs w:val="28"/>
        </w:rPr>
        <w:lastRenderedPageBreak/>
        <w:t xml:space="preserve">(features), "e"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tỷ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(expansion rate)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CBS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</w:t>
      </w:r>
      <w:r w:rsidRPr="008425B4">
        <w:rPr>
          <w:sz w:val="28"/>
          <w:szCs w:val="28"/>
        </w:rPr>
        <w:t>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Conv, </w:t>
      </w:r>
      <w:proofErr w:type="spellStart"/>
      <w:r w:rsidRPr="008425B4">
        <w:rPr>
          <w:sz w:val="28"/>
          <w:szCs w:val="28"/>
        </w:rPr>
        <w:t>BatchNorm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SiLU</w:t>
      </w:r>
      <w:proofErr w:type="spellEnd"/>
      <w:r w:rsidRPr="008425B4">
        <w:rPr>
          <w:sz w:val="28"/>
          <w:szCs w:val="28"/>
        </w:rPr>
        <w:t>.</w:t>
      </w:r>
      <w:r w:rsidRPr="008425B4">
        <w:rPr>
          <w:sz w:val="28"/>
          <w:szCs w:val="28"/>
        </w:rPr>
        <w:tab/>
      </w:r>
    </w:p>
    <w:p w14:paraId="4D84709B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</w:p>
    <w:p w14:paraId="6CE0DB99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w:r w:rsidRPr="008425B4">
        <w:rPr>
          <w:noProof/>
          <w:sz w:val="28"/>
          <w:szCs w:val="28"/>
        </w:rPr>
        <w:drawing>
          <wp:inline distT="114300" distB="114300" distL="114300" distR="114300" wp14:anchorId="2F2A9DD7" wp14:editId="10F60AE0">
            <wp:extent cx="3257550" cy="43434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56F00" w14:textId="174730FE" w:rsidR="000A2E2E" w:rsidRPr="00C36E5B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73" w:name="_Toc135697248"/>
      <w:proofErr w:type="spellStart"/>
      <w:r w:rsidRPr="00C36E5B">
        <w:rPr>
          <w:color w:val="auto"/>
          <w:sz w:val="28"/>
          <w:szCs w:val="28"/>
        </w:rPr>
        <w:t>Hình</w:t>
      </w:r>
      <w:proofErr w:type="spellEnd"/>
      <w:r w:rsidRPr="00C36E5B">
        <w:rPr>
          <w:color w:val="auto"/>
          <w:sz w:val="28"/>
          <w:szCs w:val="28"/>
        </w:rPr>
        <w:t xml:space="preserve"> </w:t>
      </w:r>
      <w:r w:rsidRPr="00C36E5B">
        <w:rPr>
          <w:color w:val="auto"/>
          <w:sz w:val="28"/>
          <w:szCs w:val="28"/>
        </w:rPr>
        <w:fldChar w:fldCharType="begin"/>
      </w:r>
      <w:r w:rsidRPr="00C36E5B">
        <w:rPr>
          <w:color w:val="auto"/>
          <w:sz w:val="28"/>
          <w:szCs w:val="28"/>
        </w:rPr>
        <w:instrText xml:space="preserve"> SEQ Hình \* ARABIC </w:instrText>
      </w:r>
      <w:r w:rsidRPr="00C36E5B">
        <w:rPr>
          <w:color w:val="auto"/>
          <w:sz w:val="28"/>
          <w:szCs w:val="28"/>
        </w:rPr>
        <w:fldChar w:fldCharType="separate"/>
      </w:r>
      <w:r w:rsidR="00F04180">
        <w:rPr>
          <w:noProof/>
          <w:color w:val="auto"/>
          <w:sz w:val="28"/>
          <w:szCs w:val="28"/>
        </w:rPr>
        <w:t>10</w:t>
      </w:r>
      <w:r w:rsidRPr="00C36E5B">
        <w:rPr>
          <w:color w:val="auto"/>
          <w:sz w:val="28"/>
          <w:szCs w:val="28"/>
        </w:rPr>
        <w:fldChar w:fldCharType="end"/>
      </w:r>
      <w:r w:rsidRPr="00C36E5B">
        <w:rPr>
          <w:color w:val="auto"/>
          <w:sz w:val="28"/>
          <w:szCs w:val="28"/>
        </w:rPr>
        <w:t xml:space="preserve">: C2F Module YOLOv8 </w:t>
      </w:r>
      <w:proofErr w:type="spellStart"/>
      <w:r w:rsidRPr="00C36E5B">
        <w:rPr>
          <w:color w:val="auto"/>
          <w:sz w:val="28"/>
          <w:szCs w:val="28"/>
        </w:rPr>
        <w:t>mới</w:t>
      </w:r>
      <w:bookmarkEnd w:id="73"/>
      <w:proofErr w:type="spellEnd"/>
    </w:p>
    <w:p w14:paraId="2D901490" w14:textId="73873194" w:rsidR="000A2E2E" w:rsidRPr="008425B4" w:rsidRDefault="00E22632" w:rsidP="00C36E5B">
      <w:pPr>
        <w:spacing w:after="200" w:line="360" w:lineRule="auto"/>
        <w:jc w:val="center"/>
        <w:rPr>
          <w:sz w:val="28"/>
          <w:szCs w:val="28"/>
        </w:rPr>
      </w:pPr>
      <w:r w:rsidRPr="00C36E5B">
        <w:rPr>
          <w:sz w:val="28"/>
          <w:szCs w:val="28"/>
        </w:rPr>
        <w:t>(</w:t>
      </w:r>
      <w:proofErr w:type="gramStart"/>
      <w:r w:rsidR="00C36E5B">
        <w:rPr>
          <w:sz w:val="28"/>
          <w:szCs w:val="28"/>
        </w:rPr>
        <w:t>N</w:t>
      </w:r>
      <w:r w:rsidRPr="00C36E5B">
        <w:rPr>
          <w:sz w:val="28"/>
          <w:szCs w:val="28"/>
        </w:rPr>
        <w:t>guồn:https://blog.roboflow.com/whats-new-in-</w:t>
      </w:r>
      <w:r w:rsidRPr="008425B4">
        <w:rPr>
          <w:sz w:val="28"/>
          <w:szCs w:val="28"/>
        </w:rPr>
        <w:t>yolov8/?fbclid=IwAR1iQwFobeodSDiJFd1jxfoAs-JZJgZmHeDJ3wPsGQwnAw_HnjktsAvd-pw</w:t>
      </w:r>
      <w:proofErr w:type="gramEnd"/>
      <w:r w:rsidRPr="008425B4">
        <w:rPr>
          <w:sz w:val="28"/>
          <w:szCs w:val="28"/>
        </w:rPr>
        <w:t>)</w:t>
      </w:r>
    </w:p>
    <w:p w14:paraId="0B71AFAF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Trong C2f, </w:t>
      </w:r>
      <w:proofErr w:type="spellStart"/>
      <w:r w:rsidRPr="008425B4">
        <w:rPr>
          <w:sz w:val="28"/>
          <w:szCs w:val="28"/>
        </w:rPr>
        <w:t>tất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Bottleneck (</w:t>
      </w:r>
      <w:proofErr w:type="spellStart"/>
      <w:r w:rsidRPr="008425B4">
        <w:rPr>
          <w:sz w:val="28"/>
          <w:szCs w:val="28"/>
        </w:rPr>
        <w:t>tên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hai</w:t>
      </w:r>
      <w:proofErr w:type="spellEnd"/>
      <w:r w:rsidRPr="008425B4">
        <w:rPr>
          <w:sz w:val="28"/>
          <w:szCs w:val="28"/>
        </w:rPr>
        <w:t xml:space="preserve"> convolution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3x3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dư</w:t>
      </w:r>
      <w:proofErr w:type="spellEnd"/>
      <w:r w:rsidRPr="008425B4">
        <w:rPr>
          <w:sz w:val="28"/>
          <w:szCs w:val="28"/>
        </w:rPr>
        <w:t xml:space="preserve">)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. Trong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C3 </w:t>
      </w:r>
      <w:proofErr w:type="spellStart"/>
      <w:r w:rsidRPr="008425B4">
        <w:rPr>
          <w:sz w:val="28"/>
          <w:szCs w:val="28"/>
        </w:rPr>
        <w:t>chỉ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Bottleneck </w:t>
      </w:r>
      <w:proofErr w:type="spellStart"/>
      <w:r w:rsidRPr="008425B4">
        <w:rPr>
          <w:sz w:val="28"/>
          <w:szCs w:val="28"/>
        </w:rPr>
        <w:t>cuối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</w:t>
      </w:r>
      <w:r w:rsidRPr="008425B4">
        <w:rPr>
          <w:sz w:val="28"/>
          <w:szCs w:val="28"/>
        </w:rPr>
        <w:t>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>.</w:t>
      </w:r>
    </w:p>
    <w:p w14:paraId="236D781C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lastRenderedPageBreak/>
        <w:t xml:space="preserve">Bottleneck </w:t>
      </w:r>
      <w:proofErr w:type="spellStart"/>
      <w:r w:rsidRPr="008425B4">
        <w:rPr>
          <w:sz w:val="28"/>
          <w:szCs w:val="28"/>
        </w:rPr>
        <w:t>giống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YOLOv5, </w:t>
      </w:r>
      <w:proofErr w:type="spellStart"/>
      <w:r w:rsidRPr="008425B4">
        <w:rPr>
          <w:sz w:val="28"/>
          <w:szCs w:val="28"/>
        </w:rPr>
        <w:t>nhưng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kernel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convolution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1x1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3x3.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ta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rằng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đang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bắt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quay </w:t>
      </w:r>
      <w:proofErr w:type="spellStart"/>
      <w:r w:rsidRPr="008425B4">
        <w:rPr>
          <w:sz w:val="28"/>
          <w:szCs w:val="28"/>
        </w:rPr>
        <w:t>trở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ResNet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năm</w:t>
      </w:r>
      <w:proofErr w:type="spellEnd"/>
      <w:r w:rsidRPr="008425B4">
        <w:rPr>
          <w:sz w:val="28"/>
          <w:szCs w:val="28"/>
        </w:rPr>
        <w:t xml:space="preserve"> 2015.</w:t>
      </w:r>
    </w:p>
    <w:p w14:paraId="39A5921B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r w:rsidRPr="008425B4">
        <w:rPr>
          <w:sz w:val="28"/>
          <w:szCs w:val="28"/>
        </w:rPr>
        <w:t>Tro</w:t>
      </w:r>
      <w:r w:rsidRPr="008425B4">
        <w:rPr>
          <w:sz w:val="28"/>
          <w:szCs w:val="28"/>
        </w:rPr>
        <w:t xml:space="preserve">ng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neck,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(features)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kênh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tensor.</w:t>
      </w:r>
    </w:p>
    <w:p w14:paraId="1FE2D7AC" w14:textId="77777777" w:rsidR="000A2E2E" w:rsidRPr="008425B4" w:rsidRDefault="00E22632" w:rsidP="004718CB">
      <w:pPr>
        <w:pStyle w:val="Heading4"/>
        <w:rPr>
          <w:b w:val="0"/>
        </w:rPr>
      </w:pPr>
      <w:bookmarkStart w:id="74" w:name="_Toc135695371"/>
      <w:r w:rsidRPr="008425B4">
        <w:t>2.6.2.3.</w:t>
      </w:r>
      <w:r w:rsidR="004718CB" w:rsidRPr="008425B4">
        <w:rPr>
          <w:b w:val="0"/>
        </w:rPr>
        <w:t xml:space="preserve"> </w:t>
      </w:r>
      <w:proofErr w:type="spellStart"/>
      <w:r w:rsidRPr="008425B4">
        <w:t>Đóng</w:t>
      </w:r>
      <w:proofErr w:type="spellEnd"/>
      <w:r w:rsidRPr="008425B4">
        <w:t xml:space="preserve"> </w:t>
      </w:r>
      <w:proofErr w:type="spellStart"/>
      <w:r w:rsidRPr="008425B4">
        <w:t>mở</w:t>
      </w:r>
      <w:proofErr w:type="spellEnd"/>
      <w:r w:rsidRPr="008425B4">
        <w:t xml:space="preserve"> </w:t>
      </w:r>
      <w:proofErr w:type="spellStart"/>
      <w:r w:rsidRPr="008425B4">
        <w:t>rộng</w:t>
      </w:r>
      <w:proofErr w:type="spellEnd"/>
      <w:r w:rsidRPr="008425B4">
        <w:t xml:space="preserve"> </w:t>
      </w:r>
      <w:proofErr w:type="spellStart"/>
      <w:r w:rsidRPr="008425B4">
        <w:t>khảm</w:t>
      </w:r>
      <w:bookmarkEnd w:id="74"/>
      <w:proofErr w:type="spellEnd"/>
    </w:p>
    <w:p w14:paraId="5C78AE5C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deep learning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YOLOv5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>.</w:t>
      </w:r>
    </w:p>
    <w:p w14:paraId="1CC5E733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YOLOv8 </w:t>
      </w:r>
      <w:proofErr w:type="spellStart"/>
      <w:r w:rsidRPr="008425B4">
        <w:rPr>
          <w:sz w:val="28"/>
          <w:szCs w:val="28"/>
        </w:rPr>
        <w:t>gia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tuyến</w:t>
      </w:r>
      <w:proofErr w:type="spellEnd"/>
      <w:r w:rsidRPr="008425B4">
        <w:rPr>
          <w:sz w:val="28"/>
          <w:szCs w:val="28"/>
        </w:rPr>
        <w:t xml:space="preserve">. Ở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epoch,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nhìn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</w:t>
      </w:r>
      <w:r w:rsidRPr="008425B4">
        <w:rPr>
          <w:sz w:val="28"/>
          <w:szCs w:val="28"/>
        </w:rPr>
        <w:t>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>.</w:t>
      </w:r>
    </w:p>
    <w:p w14:paraId="6F4358F4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gọi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mosaic.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bốn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buộc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ở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hợp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che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>.</w:t>
      </w:r>
      <w:r w:rsidRPr="008425B4">
        <w:rPr>
          <w:sz w:val="28"/>
          <w:szCs w:val="28"/>
        </w:rPr>
        <w:tab/>
      </w:r>
    </w:p>
    <w:p w14:paraId="05B88926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r w:rsidRPr="008425B4">
        <w:rPr>
          <w:noProof/>
          <w:sz w:val="28"/>
          <w:szCs w:val="28"/>
        </w:rPr>
        <w:drawing>
          <wp:inline distT="114300" distB="114300" distL="114300" distR="114300" wp14:anchorId="4A0BF353" wp14:editId="4782A556">
            <wp:extent cx="4305300" cy="2962275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13B3E" w14:textId="556FA2D9" w:rsidR="00C36E5B" w:rsidRPr="00F04180" w:rsidRDefault="00C36E5B" w:rsidP="00C36E5B">
      <w:pPr>
        <w:pStyle w:val="Caption"/>
        <w:jc w:val="center"/>
        <w:rPr>
          <w:color w:val="auto"/>
          <w:sz w:val="28"/>
          <w:szCs w:val="28"/>
        </w:rPr>
      </w:pPr>
      <w:bookmarkStart w:id="75" w:name="_Toc135697249"/>
      <w:proofErr w:type="spellStart"/>
      <w:r w:rsidRPr="00F04180">
        <w:rPr>
          <w:color w:val="auto"/>
          <w:sz w:val="28"/>
          <w:szCs w:val="28"/>
        </w:rPr>
        <w:lastRenderedPageBreak/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 w:rsidR="00F04180" w:rsidRPr="00F04180">
        <w:rPr>
          <w:noProof/>
          <w:color w:val="auto"/>
          <w:sz w:val="28"/>
          <w:szCs w:val="28"/>
        </w:rPr>
        <w:t>11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Minh </w:t>
      </w:r>
      <w:proofErr w:type="spellStart"/>
      <w:r w:rsidRPr="00F04180">
        <w:rPr>
          <w:color w:val="auto"/>
          <w:sz w:val="28"/>
          <w:szCs w:val="28"/>
        </w:rPr>
        <w:t>họa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về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đóng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mở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rộng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khảm</w:t>
      </w:r>
      <w:bookmarkEnd w:id="75"/>
      <w:proofErr w:type="spellEnd"/>
    </w:p>
    <w:p w14:paraId="1B03FDE7" w14:textId="77777777" w:rsidR="000A2E2E" w:rsidRPr="008425B4" w:rsidRDefault="00E22632">
      <w:pPr>
        <w:spacing w:after="200" w:line="360" w:lineRule="auto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gramStart"/>
      <w:r w:rsidRPr="008425B4">
        <w:rPr>
          <w:sz w:val="28"/>
          <w:szCs w:val="28"/>
        </w:rPr>
        <w:t>nguồn:https://blog.roboflow.com/whats-new-in-yolov8/?fbclid=IwAR1iQwFobeodSDiJFd1jxfoAs-JZJgZmHeDJ3wPsGQwnAw_HnjktsAvd-pw</w:t>
      </w:r>
      <w:proofErr w:type="gramEnd"/>
      <w:r w:rsidRPr="008425B4">
        <w:rPr>
          <w:sz w:val="28"/>
          <w:szCs w:val="28"/>
        </w:rPr>
        <w:t>)</w:t>
      </w:r>
    </w:p>
    <w:p w14:paraId="03305286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</w:t>
      </w:r>
      <w:r w:rsidRPr="008425B4">
        <w:rPr>
          <w:sz w:val="28"/>
          <w:szCs w:val="28"/>
        </w:rPr>
        <w:t>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toàn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tắt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mười</w:t>
      </w:r>
      <w:proofErr w:type="spellEnd"/>
      <w:r w:rsidRPr="008425B4">
        <w:rPr>
          <w:sz w:val="28"/>
          <w:szCs w:val="28"/>
        </w:rPr>
        <w:t xml:space="preserve"> epoch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lợi</w:t>
      </w:r>
      <w:proofErr w:type="spellEnd"/>
      <w:r w:rsidRPr="008425B4">
        <w:rPr>
          <w:sz w:val="28"/>
          <w:szCs w:val="28"/>
        </w:rPr>
        <w:t>.</w:t>
      </w:r>
    </w:p>
    <w:p w14:paraId="6FDA9CB8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</w:t>
      </w:r>
      <w:proofErr w:type="spellEnd"/>
      <w:r w:rsidRPr="008425B4">
        <w:rPr>
          <w:sz w:val="28"/>
          <w:szCs w:val="28"/>
        </w:rPr>
        <w:t xml:space="preserve"> ý </w:t>
      </w:r>
      <w:proofErr w:type="spellStart"/>
      <w:r w:rsidRPr="008425B4">
        <w:rPr>
          <w:sz w:val="28"/>
          <w:szCs w:val="28"/>
        </w:rPr>
        <w:t>cẩn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 qua</w:t>
      </w: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YOLOv5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YOLOv8.</w:t>
      </w:r>
    </w:p>
    <w:p w14:paraId="30BB27F9" w14:textId="77777777" w:rsidR="000A2E2E" w:rsidRPr="008425B4" w:rsidRDefault="000A2E2E">
      <w:pPr>
        <w:spacing w:after="200" w:line="360" w:lineRule="auto"/>
        <w:jc w:val="both"/>
        <w:rPr>
          <w:sz w:val="28"/>
          <w:szCs w:val="28"/>
        </w:rPr>
      </w:pPr>
    </w:p>
    <w:p w14:paraId="16F93FDF" w14:textId="77777777" w:rsidR="000A2E2E" w:rsidRPr="008425B4" w:rsidRDefault="00E22632">
      <w:pPr>
        <w:spacing w:after="200" w:line="360" w:lineRule="auto"/>
        <w:jc w:val="center"/>
        <w:rPr>
          <w:b/>
          <w:sz w:val="28"/>
          <w:szCs w:val="28"/>
        </w:rPr>
      </w:pPr>
      <w:r w:rsidRPr="008425B4">
        <w:br w:type="page"/>
      </w:r>
    </w:p>
    <w:p w14:paraId="7313FB44" w14:textId="77777777" w:rsidR="000A2E2E" w:rsidRPr="008425B4" w:rsidRDefault="00E22632" w:rsidP="004718CB">
      <w:pPr>
        <w:pStyle w:val="Heading1"/>
        <w:rPr>
          <w:b w:val="0"/>
        </w:rPr>
      </w:pPr>
      <w:bookmarkStart w:id="76" w:name="_Toc135695372"/>
      <w:r w:rsidRPr="008425B4">
        <w:lastRenderedPageBreak/>
        <w:t>CHƯƠNG 3: XÂY DỰNG MÔ HÌNH DỰA VÀO AI VÀ IoT</w:t>
      </w:r>
      <w:bookmarkEnd w:id="76"/>
    </w:p>
    <w:p w14:paraId="609B54D0" w14:textId="77777777" w:rsidR="000A2E2E" w:rsidRPr="008425B4" w:rsidRDefault="00E22632" w:rsidP="004718CB">
      <w:pPr>
        <w:pStyle w:val="Heading2"/>
        <w:rPr>
          <w:b w:val="0"/>
        </w:rPr>
      </w:pPr>
      <w:bookmarkStart w:id="77" w:name="_Toc135695373"/>
      <w:r w:rsidRPr="008425B4">
        <w:t xml:space="preserve">3.1.  </w:t>
      </w:r>
      <w:proofErr w:type="spellStart"/>
      <w:r w:rsidRPr="008425B4">
        <w:t>Mô</w:t>
      </w:r>
      <w:proofErr w:type="spellEnd"/>
      <w:r w:rsidRPr="008425B4">
        <w:t xml:space="preserve"> </w:t>
      </w:r>
      <w:proofErr w:type="spellStart"/>
      <w:r w:rsidRPr="008425B4">
        <w:t>hình</w:t>
      </w:r>
      <w:proofErr w:type="spellEnd"/>
      <w:r w:rsidRPr="008425B4">
        <w:t xml:space="preserve"> </w:t>
      </w:r>
      <w:proofErr w:type="spellStart"/>
      <w:r w:rsidRPr="008425B4">
        <w:t>hệ</w:t>
      </w:r>
      <w:proofErr w:type="spellEnd"/>
      <w:r w:rsidRPr="008425B4">
        <w:t xml:space="preserve"> </w:t>
      </w:r>
      <w:proofErr w:type="spellStart"/>
      <w:r w:rsidRPr="008425B4">
        <w:t>thống</w:t>
      </w:r>
      <w:bookmarkEnd w:id="77"/>
      <w:proofErr w:type="spellEnd"/>
    </w:p>
    <w:p w14:paraId="4211AC2B" w14:textId="77777777" w:rsidR="000A2E2E" w:rsidRPr="008425B4" w:rsidRDefault="00E22632">
      <w:pPr>
        <w:spacing w:after="200" w:line="360" w:lineRule="auto"/>
        <w:rPr>
          <w:b/>
          <w:sz w:val="28"/>
          <w:szCs w:val="28"/>
        </w:rPr>
      </w:pP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7A0D9EDE" wp14:editId="7794A78D">
            <wp:extent cx="5206305" cy="489876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6305" cy="4898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6CA15" w14:textId="0ACD4251" w:rsidR="000A2E2E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78" w:name="_Toc135697250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 w:rsidRPr="00F04180">
        <w:rPr>
          <w:noProof/>
          <w:color w:val="auto"/>
          <w:sz w:val="28"/>
          <w:szCs w:val="28"/>
        </w:rPr>
        <w:t>12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Minh </w:t>
      </w:r>
      <w:proofErr w:type="spellStart"/>
      <w:r w:rsidRPr="00F04180">
        <w:rPr>
          <w:color w:val="auto"/>
          <w:sz w:val="28"/>
          <w:szCs w:val="28"/>
        </w:rPr>
        <w:t>họa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mô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hình</w:t>
      </w:r>
      <w:bookmarkEnd w:id="78"/>
      <w:proofErr w:type="spellEnd"/>
    </w:p>
    <w:p w14:paraId="0E836704" w14:textId="77777777" w:rsidR="000A2E2E" w:rsidRPr="008425B4" w:rsidRDefault="00E22632">
      <w:pPr>
        <w:spacing w:after="200" w:line="360" w:lineRule="auto"/>
        <w:ind w:firstLine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YOLOv8 </w:t>
      </w:r>
      <w:proofErr w:type="spellStart"/>
      <w:r w:rsidRPr="008425B4">
        <w:rPr>
          <w:sz w:val="28"/>
          <w:szCs w:val="28"/>
        </w:rPr>
        <w:t>yêu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chia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3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(train),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(validation)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tra</w:t>
      </w:r>
      <w:proofErr w:type="spellEnd"/>
      <w:r w:rsidRPr="008425B4">
        <w:rPr>
          <w:sz w:val="28"/>
          <w:szCs w:val="28"/>
        </w:rPr>
        <w:t xml:space="preserve"> (test).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chia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overfitting (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khớp</w:t>
      </w:r>
      <w:proofErr w:type="spellEnd"/>
      <w:r w:rsidRPr="008425B4">
        <w:rPr>
          <w:sz w:val="28"/>
          <w:szCs w:val="28"/>
        </w:rPr>
        <w:t xml:space="preserve">)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. Thông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hoàn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. Sau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lastRenderedPageBreak/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minh</w:t>
      </w:r>
      <w:proofErr w:type="spellEnd"/>
      <w:r w:rsidRPr="008425B4">
        <w:rPr>
          <w:sz w:val="28"/>
          <w:szCs w:val="28"/>
        </w:rPr>
        <w:t xml:space="preserve">. Khi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dưới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</w:t>
      </w:r>
      <w:r w:rsidRPr="008425B4">
        <w:rPr>
          <w:sz w:val="28"/>
          <w:szCs w:val="28"/>
        </w:rPr>
        <w:t>ng</w:t>
      </w:r>
      <w:proofErr w:type="spellEnd"/>
      <w:r w:rsidRPr="008425B4">
        <w:rPr>
          <w:sz w:val="28"/>
          <w:szCs w:val="28"/>
        </w:rPr>
        <w:t xml:space="preserve"> "best.pt".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, video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camera.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mềm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"red", "green", "</w:t>
      </w:r>
      <w:proofErr w:type="spellStart"/>
      <w:r w:rsidRPr="008425B4">
        <w:rPr>
          <w:sz w:val="28"/>
          <w:szCs w:val="28"/>
        </w:rPr>
        <w:t>halfRed</w:t>
      </w:r>
      <w:proofErr w:type="spellEnd"/>
      <w:r w:rsidRPr="008425B4">
        <w:rPr>
          <w:sz w:val="28"/>
          <w:szCs w:val="28"/>
        </w:rPr>
        <w:t xml:space="preserve">"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</w:t>
      </w:r>
      <w:r w:rsidRPr="008425B4">
        <w:rPr>
          <w:sz w:val="28"/>
          <w:szCs w:val="28"/>
        </w:rPr>
        <w:t>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Ngoài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mềm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video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lai</w:t>
      </w:r>
      <w:proofErr w:type="spellEnd"/>
      <w:r w:rsidRPr="008425B4">
        <w:rPr>
          <w:sz w:val="28"/>
          <w:szCs w:val="28"/>
        </w:rPr>
        <w:t>.</w:t>
      </w:r>
    </w:p>
    <w:p w14:paraId="6213C0B2" w14:textId="77777777" w:rsidR="000A2E2E" w:rsidRPr="008425B4" w:rsidRDefault="00E22632" w:rsidP="004718CB">
      <w:pPr>
        <w:pStyle w:val="Heading2"/>
      </w:pPr>
      <w:bookmarkStart w:id="79" w:name="_Toc135695374"/>
      <w:r w:rsidRPr="008425B4">
        <w:t xml:space="preserve">3.2. </w:t>
      </w:r>
      <w:proofErr w:type="spellStart"/>
      <w:r w:rsidRPr="008425B4">
        <w:t>Chuẩn</w:t>
      </w:r>
      <w:proofErr w:type="spellEnd"/>
      <w:r w:rsidRPr="008425B4">
        <w:t xml:space="preserve"> </w:t>
      </w:r>
      <w:proofErr w:type="spellStart"/>
      <w:r w:rsidRPr="008425B4">
        <w:t>bị</w:t>
      </w:r>
      <w:proofErr w:type="spellEnd"/>
      <w:r w:rsidRPr="008425B4">
        <w:t xml:space="preserve"> </w:t>
      </w:r>
      <w:proofErr w:type="spellStart"/>
      <w:r w:rsidRPr="008425B4">
        <w:t>bộ</w:t>
      </w:r>
      <w:proofErr w:type="spellEnd"/>
      <w:r w:rsidRPr="008425B4">
        <w:t xml:space="preserve"> </w:t>
      </w:r>
      <w:proofErr w:type="spellStart"/>
      <w:r w:rsidRPr="008425B4">
        <w:t>dữ</w:t>
      </w:r>
      <w:proofErr w:type="spellEnd"/>
      <w:r w:rsidRPr="008425B4">
        <w:t xml:space="preserve"> </w:t>
      </w:r>
      <w:proofErr w:type="spellStart"/>
      <w:r w:rsidRPr="008425B4">
        <w:t>liệu</w:t>
      </w:r>
      <w:bookmarkEnd w:id="79"/>
      <w:proofErr w:type="spellEnd"/>
    </w:p>
    <w:p w14:paraId="2AD44801" w14:textId="77777777" w:rsidR="000A2E2E" w:rsidRPr="008425B4" w:rsidRDefault="00E22632" w:rsidP="004718CB">
      <w:pPr>
        <w:pStyle w:val="Heading3"/>
        <w:rPr>
          <w:b w:val="0"/>
        </w:rPr>
      </w:pPr>
      <w:bookmarkStart w:id="80" w:name="_Toc135695375"/>
      <w:r w:rsidRPr="008425B4">
        <w:t xml:space="preserve">3.2.1. </w:t>
      </w:r>
      <w:proofErr w:type="spellStart"/>
      <w:r w:rsidRPr="008425B4">
        <w:t>Bộ</w:t>
      </w:r>
      <w:proofErr w:type="spellEnd"/>
      <w:r w:rsidRPr="008425B4">
        <w:t xml:space="preserve"> </w:t>
      </w:r>
      <w:proofErr w:type="spellStart"/>
      <w:r w:rsidRPr="008425B4">
        <w:t>dữ</w:t>
      </w:r>
      <w:proofErr w:type="spellEnd"/>
      <w:r w:rsidRPr="008425B4">
        <w:t xml:space="preserve"> </w:t>
      </w:r>
      <w:proofErr w:type="spellStart"/>
      <w:r w:rsidRPr="008425B4">
        <w:t>liệu</w:t>
      </w:r>
      <w:proofErr w:type="spellEnd"/>
      <w:r w:rsidRPr="008425B4">
        <w:t xml:space="preserve"> 1</w:t>
      </w:r>
      <w:bookmarkEnd w:id="80"/>
    </w:p>
    <w:p w14:paraId="2CDB11F3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gramStart"/>
      <w:r w:rsidRPr="008425B4">
        <w:rPr>
          <w:sz w:val="28"/>
          <w:szCs w:val="28"/>
        </w:rPr>
        <w:t>… .</w:t>
      </w:r>
      <w:proofErr w:type="gram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ban</w:t>
      </w: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804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6 class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0, 1, 2, 3, 4, 5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giống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chua</w:t>
      </w:r>
      <w:proofErr w:type="spellEnd"/>
      <w:proofErr w:type="gramEnd"/>
      <w:r w:rsidRPr="008425B4">
        <w:rPr>
          <w:sz w:val="28"/>
          <w:szCs w:val="28"/>
        </w:rPr>
        <w:t xml:space="preserve"> </w:t>
      </w:r>
    </w:p>
    <w:p w14:paraId="6B4C6AF8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bi)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3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: red, green, </w:t>
      </w:r>
      <w:proofErr w:type="spellStart"/>
      <w:r w:rsidRPr="008425B4">
        <w:rPr>
          <w:sz w:val="28"/>
          <w:szCs w:val="28"/>
        </w:rPr>
        <w:t>halfred</w:t>
      </w:r>
      <w:proofErr w:type="spellEnd"/>
      <w:r w:rsidRPr="008425B4">
        <w:rPr>
          <w:sz w:val="28"/>
          <w:szCs w:val="28"/>
        </w:rPr>
        <w:t xml:space="preserve">. Sau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chọn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lọc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3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: red, green, </w:t>
      </w:r>
      <w:proofErr w:type="spellStart"/>
      <w:r w:rsidRPr="008425B4">
        <w:rPr>
          <w:sz w:val="28"/>
          <w:szCs w:val="28"/>
        </w:rPr>
        <w:t>hafred</w:t>
      </w:r>
      <w:proofErr w:type="spellEnd"/>
      <w:r w:rsidRPr="008425B4">
        <w:rPr>
          <w:sz w:val="28"/>
          <w:szCs w:val="28"/>
        </w:rPr>
        <w:t xml:space="preserve">. Do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ban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305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640x640.Để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 2100 </w:t>
      </w:r>
      <w:proofErr w:type="spellStart"/>
      <w:r w:rsidRPr="008425B4">
        <w:rPr>
          <w:sz w:val="28"/>
          <w:szCs w:val="28"/>
        </w:rPr>
        <w:t>tấm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sắc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>. Trong 2100</w:t>
      </w: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2100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sắc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nhãn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…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nhãn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chia 77%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</w:t>
      </w:r>
      <w:r w:rsidRPr="008425B4">
        <w:rPr>
          <w:sz w:val="28"/>
          <w:szCs w:val="28"/>
        </w:rPr>
        <w:t>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19%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4%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test.</w:t>
      </w:r>
    </w:p>
    <w:p w14:paraId="6DB0A82C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yêu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: 3 </w:t>
      </w:r>
      <w:proofErr w:type="gramStart"/>
      <w:r w:rsidRPr="008425B4">
        <w:rPr>
          <w:sz w:val="28"/>
          <w:szCs w:val="28"/>
        </w:rPr>
        <w:t>folder(</w:t>
      </w:r>
      <w:proofErr w:type="gramEnd"/>
      <w:r w:rsidRPr="008425B4">
        <w:rPr>
          <w:sz w:val="28"/>
          <w:szCs w:val="28"/>
        </w:rPr>
        <w:t xml:space="preserve">train, valid, test)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folder </w:t>
      </w:r>
      <w:proofErr w:type="spellStart"/>
      <w:r w:rsidRPr="008425B4">
        <w:rPr>
          <w:sz w:val="28"/>
          <w:szCs w:val="28"/>
        </w:rPr>
        <w:t>đều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labels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>.</w:t>
      </w:r>
    </w:p>
    <w:p w14:paraId="2D309865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format darknet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1 file .txt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1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label,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bỏ</w:t>
      </w:r>
      <w:proofErr w:type="spellEnd"/>
      <w:r w:rsidRPr="008425B4">
        <w:rPr>
          <w:sz w:val="28"/>
          <w:szCs w:val="28"/>
        </w:rPr>
        <w:t xml:space="preserve"> qua. File .txt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:</w:t>
      </w:r>
      <w:proofErr w:type="gramEnd"/>
      <w:r w:rsidRPr="008425B4">
        <w:rPr>
          <w:sz w:val="28"/>
          <w:szCs w:val="28"/>
        </w:rPr>
        <w:t xml:space="preserve">  </w:t>
      </w:r>
    </w:p>
    <w:p w14:paraId="3C5330A2" w14:textId="77777777" w:rsidR="000A2E2E" w:rsidRPr="008425B4" w:rsidRDefault="00E22632">
      <w:pPr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 </w:t>
      </w:r>
    </w:p>
    <w:p w14:paraId="5E7D9DCD" w14:textId="77777777" w:rsidR="000A2E2E" w:rsidRPr="008425B4" w:rsidRDefault="00E22632">
      <w:pPr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lastRenderedPageBreak/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format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: class </w:t>
      </w:r>
      <w:proofErr w:type="spellStart"/>
      <w:r w:rsidRPr="008425B4">
        <w:rPr>
          <w:sz w:val="28"/>
          <w:szCs w:val="28"/>
        </w:rPr>
        <w:t>x_center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y_center</w:t>
      </w:r>
      <w:proofErr w:type="spellEnd"/>
      <w:r w:rsidRPr="008425B4">
        <w:rPr>
          <w:sz w:val="28"/>
          <w:szCs w:val="28"/>
        </w:rPr>
        <w:t xml:space="preserve"> width height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class </w:t>
      </w:r>
      <w:proofErr w:type="spellStart"/>
      <w:r w:rsidRPr="008425B4">
        <w:rPr>
          <w:sz w:val="28"/>
          <w:szCs w:val="28"/>
        </w:rPr>
        <w:t>x_center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y_center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</w:t>
      </w:r>
      <w:r w:rsidRPr="008425B4">
        <w:rPr>
          <w:sz w:val="28"/>
          <w:szCs w:val="28"/>
        </w:rPr>
        <w:t>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tọa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x, y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tâm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khung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, width, height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khung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 </w:t>
      </w:r>
    </w:p>
    <w:p w14:paraId="141BB158" w14:textId="77777777" w:rsidR="000A2E2E" w:rsidRPr="008425B4" w:rsidRDefault="00E22632">
      <w:pPr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Toạ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box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0-1)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format </w:t>
      </w:r>
      <w:proofErr w:type="spellStart"/>
      <w:r w:rsidRPr="008425B4">
        <w:rPr>
          <w:sz w:val="28"/>
          <w:szCs w:val="28"/>
        </w:rPr>
        <w:t>xywh</w:t>
      </w:r>
      <w:proofErr w:type="spellEnd"/>
      <w:r w:rsidRPr="008425B4">
        <w:rPr>
          <w:sz w:val="28"/>
          <w:szCs w:val="28"/>
        </w:rPr>
        <w:t xml:space="preserve"> </w:t>
      </w:r>
    </w:p>
    <w:p w14:paraId="056F37B7" w14:textId="77777777" w:rsidR="000A2E2E" w:rsidRPr="008425B4" w:rsidRDefault="00E22632">
      <w:pPr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Class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0, 1, 2(</w:t>
      </w:r>
      <w:proofErr w:type="spellStart"/>
      <w:r w:rsidRPr="008425B4">
        <w:rPr>
          <w:sz w:val="28"/>
          <w:szCs w:val="28"/>
        </w:rPr>
        <w:t>tùy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)</w:t>
      </w:r>
    </w:p>
    <w:p w14:paraId="16B92A8B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noProof/>
          <w:sz w:val="28"/>
          <w:szCs w:val="28"/>
        </w:rPr>
        <w:drawing>
          <wp:inline distT="114300" distB="114300" distL="114300" distR="114300" wp14:anchorId="1CECC4A3" wp14:editId="424050CB">
            <wp:extent cx="5846135" cy="812800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1C9E1" w14:textId="20387AF4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81" w:name="_Toc135697251"/>
      <w:bookmarkStart w:id="82" w:name="_Toc135695376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 w:rsidRPr="00F04180">
        <w:rPr>
          <w:noProof/>
          <w:color w:val="auto"/>
          <w:sz w:val="28"/>
          <w:szCs w:val="28"/>
        </w:rPr>
        <w:t>13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Minh </w:t>
      </w:r>
      <w:proofErr w:type="spellStart"/>
      <w:r w:rsidRPr="00F04180">
        <w:rPr>
          <w:color w:val="auto"/>
          <w:sz w:val="28"/>
          <w:szCs w:val="28"/>
        </w:rPr>
        <w:t>họa</w:t>
      </w:r>
      <w:proofErr w:type="spellEnd"/>
      <w:r w:rsidRPr="00F04180">
        <w:rPr>
          <w:color w:val="auto"/>
          <w:sz w:val="28"/>
          <w:szCs w:val="28"/>
        </w:rPr>
        <w:t xml:space="preserve"> file label </w:t>
      </w:r>
      <w:proofErr w:type="spellStart"/>
      <w:r w:rsidRPr="00F04180">
        <w:rPr>
          <w:color w:val="auto"/>
          <w:sz w:val="28"/>
          <w:szCs w:val="28"/>
        </w:rPr>
        <w:t>của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bộ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dữ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liệu</w:t>
      </w:r>
      <w:bookmarkEnd w:id="81"/>
      <w:proofErr w:type="spellEnd"/>
    </w:p>
    <w:p w14:paraId="5512A17E" w14:textId="77777777" w:rsidR="000A2E2E" w:rsidRPr="008425B4" w:rsidRDefault="00E22632" w:rsidP="004718CB">
      <w:pPr>
        <w:pStyle w:val="Heading3"/>
        <w:rPr>
          <w:b w:val="0"/>
        </w:rPr>
      </w:pPr>
      <w:r w:rsidRPr="008425B4">
        <w:t>3.2.2.</w:t>
      </w:r>
      <w:r w:rsidR="004718CB" w:rsidRPr="008425B4">
        <w:rPr>
          <w:b w:val="0"/>
        </w:rPr>
        <w:t xml:space="preserve"> </w:t>
      </w:r>
      <w:proofErr w:type="spellStart"/>
      <w:r w:rsidRPr="008425B4">
        <w:t>Bộ</w:t>
      </w:r>
      <w:proofErr w:type="spellEnd"/>
      <w:r w:rsidRPr="008425B4">
        <w:t xml:space="preserve"> </w:t>
      </w:r>
      <w:proofErr w:type="spellStart"/>
      <w:r w:rsidRPr="008425B4">
        <w:t>dữ</w:t>
      </w:r>
      <w:proofErr w:type="spellEnd"/>
      <w:r w:rsidRPr="008425B4">
        <w:t xml:space="preserve"> </w:t>
      </w:r>
      <w:proofErr w:type="spellStart"/>
      <w:r w:rsidRPr="008425B4">
        <w:t>liệu</w:t>
      </w:r>
      <w:proofErr w:type="spellEnd"/>
      <w:r w:rsidRPr="008425B4">
        <w:t xml:space="preserve"> 2</w:t>
      </w:r>
      <w:bookmarkEnd w:id="82"/>
    </w:p>
    <w:p w14:paraId="46CA549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gộp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>:</w:t>
      </w:r>
    </w:p>
    <w:p w14:paraId="5B1AE078" w14:textId="77777777" w:rsidR="000A2E2E" w:rsidRPr="008425B4" w:rsidRDefault="00E22632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chọn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305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640x640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1.</w:t>
      </w:r>
    </w:p>
    <w:p w14:paraId="3122325D" w14:textId="77777777" w:rsidR="000A2E2E" w:rsidRPr="008425B4" w:rsidRDefault="00E22632">
      <w:pPr>
        <w:numPr>
          <w:ilvl w:val="0"/>
          <w:numId w:val="24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lấy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….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1987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YOLOv8.</w:t>
      </w:r>
    </w:p>
    <w:p w14:paraId="07F2DA4D" w14:textId="77777777" w:rsidR="000A2E2E" w:rsidRPr="008425B4" w:rsidRDefault="00E22632">
      <w:p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:</w:t>
      </w:r>
    </w:p>
    <w:p w14:paraId="0AAD7E83" w14:textId="77777777" w:rsidR="000A2E2E" w:rsidRPr="008425B4" w:rsidRDefault="00E22632">
      <w:pPr>
        <w:numPr>
          <w:ilvl w:val="0"/>
          <w:numId w:val="19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416x416 (</w:t>
      </w:r>
      <w:proofErr w:type="spellStart"/>
      <w:r w:rsidRPr="008425B4">
        <w:rPr>
          <w:sz w:val="28"/>
          <w:szCs w:val="28"/>
        </w:rPr>
        <w:t>kéo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căng</w:t>
      </w:r>
      <w:proofErr w:type="spellEnd"/>
      <w:r w:rsidRPr="008425B4">
        <w:rPr>
          <w:sz w:val="28"/>
          <w:szCs w:val="28"/>
        </w:rPr>
        <w:t>)</w:t>
      </w:r>
    </w:p>
    <w:p w14:paraId="3CDB2675" w14:textId="77777777" w:rsidR="000A2E2E" w:rsidRPr="008425B4" w:rsidRDefault="00E22632">
      <w:p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3 </w:t>
      </w:r>
      <w:proofErr w:type="spellStart"/>
      <w:r w:rsidRPr="008425B4">
        <w:rPr>
          <w:sz w:val="28"/>
          <w:szCs w:val="28"/>
        </w:rPr>
        <w:t>phiên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>:</w:t>
      </w:r>
    </w:p>
    <w:p w14:paraId="3E5F1931" w14:textId="77777777" w:rsidR="000A2E2E" w:rsidRPr="008425B4" w:rsidRDefault="00E22632">
      <w:pPr>
        <w:numPr>
          <w:ilvl w:val="0"/>
          <w:numId w:val="26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Cắt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ngẫu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giữa</w:t>
      </w:r>
      <w:proofErr w:type="spellEnd"/>
      <w:r w:rsidRPr="008425B4">
        <w:rPr>
          <w:sz w:val="28"/>
          <w:szCs w:val="28"/>
        </w:rPr>
        <w:t xml:space="preserve"> 0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50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</w:p>
    <w:p w14:paraId="6156399A" w14:textId="77777777" w:rsidR="000A2E2E" w:rsidRPr="008425B4" w:rsidRDefault="00E22632">
      <w:pPr>
        <w:numPr>
          <w:ilvl w:val="0"/>
          <w:numId w:val="26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ngẫu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giữa</w:t>
      </w:r>
      <w:proofErr w:type="spellEnd"/>
      <w:r w:rsidRPr="008425B4">
        <w:rPr>
          <w:sz w:val="28"/>
          <w:szCs w:val="28"/>
        </w:rPr>
        <w:t xml:space="preserve"> -25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+25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trăm</w:t>
      </w:r>
      <w:proofErr w:type="spellEnd"/>
    </w:p>
    <w:p w14:paraId="43ECA9C1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trang</w:t>
      </w:r>
      <w:proofErr w:type="spellEnd"/>
      <w:r w:rsidRPr="008425B4">
        <w:rPr>
          <w:sz w:val="28"/>
          <w:szCs w:val="28"/>
        </w:rPr>
        <w:t xml:space="preserve"> Roboflow.com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gộp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1. </w:t>
      </w:r>
      <w:proofErr w:type="spellStart"/>
      <w:r w:rsidRPr="008425B4">
        <w:rPr>
          <w:sz w:val="28"/>
          <w:szCs w:val="28"/>
        </w:rPr>
        <w:t>Cuối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6705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chú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YOLOv8.</w:t>
      </w:r>
    </w:p>
    <w:p w14:paraId="69391EA9" w14:textId="77777777" w:rsidR="000A2E2E" w:rsidRPr="008425B4" w:rsidRDefault="00E22632">
      <w:p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lastRenderedPageBreak/>
        <w:t>Cá</w:t>
      </w:r>
      <w:r w:rsidRPr="008425B4">
        <w:rPr>
          <w:sz w:val="28"/>
          <w:szCs w:val="28"/>
        </w:rPr>
        <w:t>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:</w:t>
      </w:r>
    </w:p>
    <w:p w14:paraId="4F5A3985" w14:textId="77777777" w:rsidR="000A2E2E" w:rsidRPr="008425B4" w:rsidRDefault="00E22632">
      <w:pPr>
        <w:numPr>
          <w:ilvl w:val="0"/>
          <w:numId w:val="16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xoay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pixel (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bỏ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EXIF-orientation)</w:t>
      </w:r>
    </w:p>
    <w:p w14:paraId="535D9462" w14:textId="77777777" w:rsidR="000A2E2E" w:rsidRPr="008425B4" w:rsidRDefault="00E22632">
      <w:pPr>
        <w:numPr>
          <w:ilvl w:val="0"/>
          <w:numId w:val="16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640x640 (</w:t>
      </w:r>
      <w:proofErr w:type="spellStart"/>
      <w:r w:rsidRPr="008425B4">
        <w:rPr>
          <w:sz w:val="28"/>
          <w:szCs w:val="28"/>
        </w:rPr>
        <w:t>kéo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căng</w:t>
      </w:r>
      <w:proofErr w:type="spellEnd"/>
      <w:r w:rsidRPr="008425B4">
        <w:rPr>
          <w:sz w:val="28"/>
          <w:szCs w:val="28"/>
        </w:rPr>
        <w:t>)</w:t>
      </w:r>
    </w:p>
    <w:p w14:paraId="4812511D" w14:textId="77777777" w:rsidR="000A2E2E" w:rsidRPr="008425B4" w:rsidRDefault="00E22632">
      <w:p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3 </w:t>
      </w:r>
      <w:proofErr w:type="spellStart"/>
      <w:r w:rsidRPr="008425B4">
        <w:rPr>
          <w:sz w:val="28"/>
          <w:szCs w:val="28"/>
        </w:rPr>
        <w:t>phiên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>:</w:t>
      </w:r>
    </w:p>
    <w:p w14:paraId="01BE9364" w14:textId="77777777" w:rsidR="000A2E2E" w:rsidRPr="008425B4" w:rsidRDefault="00E22632">
      <w:pPr>
        <w:numPr>
          <w:ilvl w:val="0"/>
          <w:numId w:val="7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Xoay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50%</w:t>
      </w:r>
    </w:p>
    <w:p w14:paraId="07290C3E" w14:textId="77777777" w:rsidR="000A2E2E" w:rsidRPr="008425B4" w:rsidRDefault="00E22632">
      <w:pPr>
        <w:numPr>
          <w:ilvl w:val="0"/>
          <w:numId w:val="7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Xoay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dọc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50%</w:t>
      </w:r>
    </w:p>
    <w:p w14:paraId="4CC760BF" w14:textId="77777777" w:rsidR="000A2E2E" w:rsidRPr="008425B4" w:rsidRDefault="00E22632">
      <w:pPr>
        <w:numPr>
          <w:ilvl w:val="0"/>
          <w:numId w:val="7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Xoay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ngẫu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giữa</w:t>
      </w:r>
      <w:proofErr w:type="spellEnd"/>
      <w:r w:rsidRPr="008425B4">
        <w:rPr>
          <w:sz w:val="28"/>
          <w:szCs w:val="28"/>
        </w:rPr>
        <w:t xml:space="preserve"> -15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+15 </w:t>
      </w:r>
      <w:proofErr w:type="spellStart"/>
      <w:r w:rsidRPr="008425B4">
        <w:rPr>
          <w:sz w:val="28"/>
          <w:szCs w:val="28"/>
        </w:rPr>
        <w:t>độ</w:t>
      </w:r>
      <w:proofErr w:type="spellEnd"/>
    </w:p>
    <w:p w14:paraId="17D74F07" w14:textId="77777777" w:rsidR="000A2E2E" w:rsidRPr="008425B4" w:rsidRDefault="00E22632">
      <w:pPr>
        <w:numPr>
          <w:ilvl w:val="0"/>
          <w:numId w:val="7"/>
        </w:numPr>
        <w:spacing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ngẫu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giữa</w:t>
      </w:r>
      <w:proofErr w:type="spellEnd"/>
      <w:r w:rsidRPr="008425B4">
        <w:rPr>
          <w:sz w:val="28"/>
          <w:szCs w:val="28"/>
        </w:rPr>
        <w:t xml:space="preserve"> -25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+25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trăm</w:t>
      </w:r>
      <w:proofErr w:type="spellEnd"/>
    </w:p>
    <w:p w14:paraId="39FF8D52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1:</w:t>
      </w:r>
    </w:p>
    <w:p w14:paraId="1BDD4B19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yêu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: 3 </w:t>
      </w:r>
      <w:proofErr w:type="gramStart"/>
      <w:r w:rsidRPr="008425B4">
        <w:rPr>
          <w:sz w:val="28"/>
          <w:szCs w:val="28"/>
        </w:rPr>
        <w:t>folder(</w:t>
      </w:r>
      <w:proofErr w:type="gramEnd"/>
      <w:r w:rsidRPr="008425B4">
        <w:rPr>
          <w:sz w:val="28"/>
          <w:szCs w:val="28"/>
        </w:rPr>
        <w:t xml:space="preserve">train, valid, test)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</w:t>
      </w:r>
      <w:r w:rsidRPr="008425B4">
        <w:rPr>
          <w:sz w:val="28"/>
          <w:szCs w:val="28"/>
        </w:rPr>
        <w:t>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folder </w:t>
      </w:r>
      <w:proofErr w:type="spellStart"/>
      <w:r w:rsidRPr="008425B4">
        <w:rPr>
          <w:sz w:val="28"/>
          <w:szCs w:val="28"/>
        </w:rPr>
        <w:t>đều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labels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>.</w:t>
      </w:r>
    </w:p>
    <w:p w14:paraId="1396BC6D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format darknet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1 file .txt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1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label,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bỏ</w:t>
      </w:r>
      <w:proofErr w:type="spellEnd"/>
      <w:r w:rsidRPr="008425B4">
        <w:rPr>
          <w:sz w:val="28"/>
          <w:szCs w:val="28"/>
        </w:rPr>
        <w:t xml:space="preserve"> qua. File .txt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:</w:t>
      </w:r>
      <w:proofErr w:type="gramEnd"/>
      <w:r w:rsidRPr="008425B4">
        <w:rPr>
          <w:sz w:val="28"/>
          <w:szCs w:val="28"/>
        </w:rPr>
        <w:t xml:space="preserve">  </w:t>
      </w:r>
    </w:p>
    <w:p w14:paraId="18C759DF" w14:textId="77777777" w:rsidR="000A2E2E" w:rsidRPr="008425B4" w:rsidRDefault="00E22632">
      <w:pPr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</w:t>
      </w:r>
      <w:r w:rsidRPr="008425B4">
        <w:rPr>
          <w:sz w:val="28"/>
          <w:szCs w:val="28"/>
        </w:rPr>
        <w:t>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 </w:t>
      </w:r>
    </w:p>
    <w:p w14:paraId="32CF834C" w14:textId="77777777" w:rsidR="000A2E2E" w:rsidRPr="008425B4" w:rsidRDefault="00E22632">
      <w:pPr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format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: class </w:t>
      </w:r>
      <w:proofErr w:type="spellStart"/>
      <w:r w:rsidRPr="008425B4">
        <w:rPr>
          <w:sz w:val="28"/>
          <w:szCs w:val="28"/>
        </w:rPr>
        <w:t>x_center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y_center</w:t>
      </w:r>
      <w:proofErr w:type="spellEnd"/>
      <w:r w:rsidRPr="008425B4">
        <w:rPr>
          <w:sz w:val="28"/>
          <w:szCs w:val="28"/>
        </w:rPr>
        <w:t xml:space="preserve"> width height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class </w:t>
      </w:r>
      <w:proofErr w:type="spellStart"/>
      <w:r w:rsidRPr="008425B4">
        <w:rPr>
          <w:sz w:val="28"/>
          <w:szCs w:val="28"/>
        </w:rPr>
        <w:t>x_center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y_center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tọa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x, y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tâm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khung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, width, height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khung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 </w:t>
      </w:r>
    </w:p>
    <w:p w14:paraId="5DECD8CB" w14:textId="77777777" w:rsidR="000A2E2E" w:rsidRPr="008425B4" w:rsidRDefault="00E22632">
      <w:pPr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Toạ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box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</w:t>
      </w:r>
      <w:r w:rsidRPr="008425B4">
        <w:rPr>
          <w:sz w:val="28"/>
          <w:szCs w:val="28"/>
        </w:rPr>
        <w:t>uẩn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0-1)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format </w:t>
      </w:r>
      <w:proofErr w:type="spellStart"/>
      <w:r w:rsidRPr="008425B4">
        <w:rPr>
          <w:sz w:val="28"/>
          <w:szCs w:val="28"/>
        </w:rPr>
        <w:t>xywh</w:t>
      </w:r>
      <w:proofErr w:type="spellEnd"/>
      <w:r w:rsidRPr="008425B4">
        <w:rPr>
          <w:sz w:val="28"/>
          <w:szCs w:val="28"/>
        </w:rPr>
        <w:t xml:space="preserve"> </w:t>
      </w:r>
    </w:p>
    <w:p w14:paraId="6245C9F2" w14:textId="77777777" w:rsidR="000A2E2E" w:rsidRPr="008425B4" w:rsidRDefault="00E22632">
      <w:pPr>
        <w:numPr>
          <w:ilvl w:val="0"/>
          <w:numId w:val="10"/>
        </w:num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Class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0, 1, 2(</w:t>
      </w:r>
      <w:proofErr w:type="spellStart"/>
      <w:r w:rsidRPr="008425B4">
        <w:rPr>
          <w:sz w:val="28"/>
          <w:szCs w:val="28"/>
        </w:rPr>
        <w:t>tùy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)</w:t>
      </w:r>
    </w:p>
    <w:p w14:paraId="6FDA659B" w14:textId="0564E87E" w:rsidR="000A2E2E" w:rsidRPr="008425B4" w:rsidRDefault="00E22632" w:rsidP="00F04180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noProof/>
          <w:sz w:val="28"/>
          <w:szCs w:val="28"/>
        </w:rPr>
        <w:lastRenderedPageBreak/>
        <w:drawing>
          <wp:inline distT="114300" distB="114300" distL="114300" distR="114300" wp14:anchorId="386862B3" wp14:editId="179F3689">
            <wp:extent cx="4191000" cy="866775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30BEDD" w14:textId="10CC57CB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83" w:name="_Toc135697252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 w:rsidRPr="00F04180">
        <w:rPr>
          <w:noProof/>
          <w:color w:val="auto"/>
          <w:sz w:val="28"/>
          <w:szCs w:val="28"/>
        </w:rPr>
        <w:t>14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Minh </w:t>
      </w:r>
      <w:proofErr w:type="spellStart"/>
      <w:r w:rsidRPr="00F04180">
        <w:rPr>
          <w:color w:val="auto"/>
          <w:sz w:val="28"/>
          <w:szCs w:val="28"/>
        </w:rPr>
        <w:t>họa</w:t>
      </w:r>
      <w:proofErr w:type="spellEnd"/>
      <w:r w:rsidRPr="00F04180">
        <w:rPr>
          <w:color w:val="auto"/>
          <w:sz w:val="28"/>
          <w:szCs w:val="28"/>
        </w:rPr>
        <w:t xml:space="preserve"> file label </w:t>
      </w:r>
      <w:proofErr w:type="spellStart"/>
      <w:r w:rsidRPr="00F04180">
        <w:rPr>
          <w:color w:val="auto"/>
          <w:sz w:val="28"/>
          <w:szCs w:val="28"/>
        </w:rPr>
        <w:t>của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dữ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liệu</w:t>
      </w:r>
      <w:bookmarkEnd w:id="83"/>
      <w:proofErr w:type="spellEnd"/>
    </w:p>
    <w:p w14:paraId="2878D0FD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r w:rsidRPr="008425B4">
        <w:br w:type="page"/>
      </w:r>
    </w:p>
    <w:p w14:paraId="3DF6401E" w14:textId="77777777" w:rsidR="000A2E2E" w:rsidRPr="008425B4" w:rsidRDefault="00E22632" w:rsidP="004718CB">
      <w:pPr>
        <w:pStyle w:val="Heading2"/>
        <w:rPr>
          <w:b w:val="0"/>
        </w:rPr>
      </w:pPr>
      <w:bookmarkStart w:id="84" w:name="_Toc135695377"/>
      <w:r w:rsidRPr="008425B4">
        <w:lastRenderedPageBreak/>
        <w:t xml:space="preserve">3.3. </w:t>
      </w:r>
      <w:proofErr w:type="spellStart"/>
      <w:r w:rsidRPr="008425B4">
        <w:t>Huấn</w:t>
      </w:r>
      <w:proofErr w:type="spellEnd"/>
      <w:r w:rsidRPr="008425B4">
        <w:t xml:space="preserve"> </w:t>
      </w:r>
      <w:proofErr w:type="spellStart"/>
      <w:r w:rsidRPr="008425B4">
        <w:t>luyện</w:t>
      </w:r>
      <w:proofErr w:type="spellEnd"/>
      <w:r w:rsidRPr="008425B4">
        <w:t xml:space="preserve"> </w:t>
      </w:r>
      <w:proofErr w:type="spellStart"/>
      <w:r w:rsidRPr="008425B4">
        <w:t>mô</w:t>
      </w:r>
      <w:proofErr w:type="spellEnd"/>
      <w:r w:rsidRPr="008425B4">
        <w:t xml:space="preserve"> </w:t>
      </w:r>
      <w:proofErr w:type="spellStart"/>
      <w:r w:rsidRPr="008425B4">
        <w:t>hình</w:t>
      </w:r>
      <w:bookmarkEnd w:id="84"/>
      <w:proofErr w:type="spellEnd"/>
    </w:p>
    <w:p w14:paraId="2B06A04F" w14:textId="77777777" w:rsidR="000A2E2E" w:rsidRPr="008425B4" w:rsidRDefault="00E22632">
      <w:pPr>
        <w:spacing w:after="200" w:line="360" w:lineRule="auto"/>
        <w:ind w:firstLine="720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YOLOv8 Darknet. Sau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tầng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khởi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nơ-ron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chập</w:t>
      </w:r>
      <w:proofErr w:type="spellEnd"/>
      <w:r w:rsidRPr="008425B4">
        <w:rPr>
          <w:sz w:val="28"/>
          <w:szCs w:val="28"/>
        </w:rPr>
        <w:t xml:space="preserve"> (CNN)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thang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(bounding boxes)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</w:t>
      </w:r>
      <w:r w:rsidRPr="008425B4">
        <w:rPr>
          <w:sz w:val="28"/>
          <w:szCs w:val="28"/>
        </w:rPr>
        <w:t>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stochastic gradient d</w:t>
      </w:r>
      <w:r w:rsidRPr="008425B4">
        <w:rPr>
          <w:sz w:val="28"/>
          <w:szCs w:val="28"/>
        </w:rPr>
        <w:t xml:space="preserve">escent (SGD), Adam,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RMSprop. Trong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YOLOv8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batch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lỗi</w:t>
      </w:r>
      <w:proofErr w:type="spellEnd"/>
      <w:r w:rsidRPr="008425B4">
        <w:rPr>
          <w:sz w:val="28"/>
          <w:szCs w:val="28"/>
        </w:rPr>
        <w:t xml:space="preserve"> (loss)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epoch (</w:t>
      </w:r>
      <w:proofErr w:type="spellStart"/>
      <w:r w:rsidRPr="008425B4">
        <w:rPr>
          <w:sz w:val="28"/>
          <w:szCs w:val="28"/>
        </w:rPr>
        <w:t>vòng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lặp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),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>.</w:t>
      </w:r>
    </w:p>
    <w:p w14:paraId="3840AF45" w14:textId="77777777" w:rsidR="000A2E2E" w:rsidRPr="008425B4" w:rsidRDefault="00E22632">
      <w:pPr>
        <w:spacing w:after="200" w:line="360" w:lineRule="auto"/>
        <w:ind w:firstLine="720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nguyên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nguyên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Google </w:t>
      </w:r>
      <w:proofErr w:type="spellStart"/>
      <w:r w:rsidRPr="008425B4">
        <w:rPr>
          <w:sz w:val="28"/>
          <w:szCs w:val="28"/>
        </w:rPr>
        <w:t>Colab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>.</w:t>
      </w:r>
    </w:p>
    <w:p w14:paraId="2490C93A" w14:textId="77777777" w:rsidR="000A2E2E" w:rsidRPr="008425B4" w:rsidRDefault="00E22632" w:rsidP="004718CB">
      <w:pPr>
        <w:pStyle w:val="Heading3"/>
        <w:rPr>
          <w:b w:val="0"/>
        </w:rPr>
      </w:pPr>
      <w:bookmarkStart w:id="85" w:name="_Toc135695378"/>
      <w:r w:rsidRPr="008425B4">
        <w:t xml:space="preserve">3.3.1. </w:t>
      </w:r>
      <w:proofErr w:type="spellStart"/>
      <w:r w:rsidRPr="008425B4">
        <w:t>Huấn</w:t>
      </w:r>
      <w:proofErr w:type="spellEnd"/>
      <w:r w:rsidRPr="008425B4">
        <w:t xml:space="preserve"> </w:t>
      </w:r>
      <w:proofErr w:type="spellStart"/>
      <w:r w:rsidRPr="008425B4">
        <w:t>luyện</w:t>
      </w:r>
      <w:proofErr w:type="spellEnd"/>
      <w:r w:rsidRPr="008425B4">
        <w:t xml:space="preserve"> </w:t>
      </w:r>
      <w:proofErr w:type="spellStart"/>
      <w:r w:rsidRPr="008425B4">
        <w:t>mô</w:t>
      </w:r>
      <w:proofErr w:type="spellEnd"/>
      <w:r w:rsidRPr="008425B4">
        <w:t xml:space="preserve"> </w:t>
      </w:r>
      <w:proofErr w:type="spellStart"/>
      <w:r w:rsidRPr="008425B4">
        <w:t>hình</w:t>
      </w:r>
      <w:proofErr w:type="spellEnd"/>
      <w:r w:rsidRPr="008425B4">
        <w:t xml:space="preserve"> </w:t>
      </w:r>
      <w:proofErr w:type="spellStart"/>
      <w:r w:rsidRPr="008425B4">
        <w:t>với</w:t>
      </w:r>
      <w:proofErr w:type="spellEnd"/>
      <w:r w:rsidRPr="008425B4">
        <w:t xml:space="preserve"> </w:t>
      </w:r>
      <w:proofErr w:type="spellStart"/>
      <w:r w:rsidRPr="008425B4">
        <w:t>bộ</w:t>
      </w:r>
      <w:proofErr w:type="spellEnd"/>
      <w:r w:rsidRPr="008425B4">
        <w:t xml:space="preserve"> </w:t>
      </w:r>
      <w:proofErr w:type="spellStart"/>
      <w:r w:rsidRPr="008425B4">
        <w:t>dữ</w:t>
      </w:r>
      <w:proofErr w:type="spellEnd"/>
      <w:r w:rsidRPr="008425B4">
        <w:t xml:space="preserve"> </w:t>
      </w:r>
      <w:proofErr w:type="spellStart"/>
      <w:r w:rsidRPr="008425B4">
        <w:t>liệu</w:t>
      </w:r>
      <w:proofErr w:type="spellEnd"/>
      <w:r w:rsidRPr="008425B4">
        <w:t xml:space="preserve"> 1</w:t>
      </w:r>
      <w:bookmarkEnd w:id="85"/>
    </w:p>
    <w:tbl>
      <w:tblPr>
        <w:tblStyle w:val="ac"/>
        <w:tblW w:w="9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0"/>
        <w:gridCol w:w="3069"/>
        <w:gridCol w:w="3069"/>
      </w:tblGrid>
      <w:tr w:rsidR="000A2E2E" w:rsidRPr="008425B4" w14:paraId="40F2524E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83C5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Tham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0445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Giá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trị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tham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08D87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Ý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0A2E2E" w:rsidRPr="008425B4" w14:paraId="07CD74FB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4125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detect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BF4DF" w14:textId="77777777" w:rsidR="000A2E2E" w:rsidRPr="008425B4" w:rsidRDefault="000A2E2E">
            <w:pPr>
              <w:spacing w:after="200" w:line="360" w:lineRule="auto"/>
              <w:rPr>
                <w:sz w:val="28"/>
                <w:szCs w:val="28"/>
              </w:rPr>
            </w:pP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CCF9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lệnh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tiến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hành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diện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YOLOv8</w:t>
            </w:r>
          </w:p>
        </w:tc>
      </w:tr>
      <w:tr w:rsidR="000A2E2E" w:rsidRPr="008425B4" w14:paraId="4DBDC5C6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72DC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train 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4C2B" w14:textId="77777777" w:rsidR="000A2E2E" w:rsidRPr="008425B4" w:rsidRDefault="000A2E2E">
            <w:pPr>
              <w:spacing w:after="200" w:line="360" w:lineRule="auto"/>
              <w:rPr>
                <w:sz w:val="28"/>
                <w:szCs w:val="28"/>
              </w:rPr>
            </w:pP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FD57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tập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dữ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liệu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</w:p>
        </w:tc>
      </w:tr>
      <w:tr w:rsidR="000A2E2E" w:rsidRPr="008425B4" w14:paraId="1EDF3601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92E9A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lastRenderedPageBreak/>
              <w:t>data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D6C1C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$data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967C8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đường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dẫn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tập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dữ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liệu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định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đó</w:t>
            </w:r>
            <w:proofErr w:type="spellEnd"/>
            <w:r w:rsidRPr="008425B4">
              <w:rPr>
                <w:sz w:val="28"/>
                <w:szCs w:val="28"/>
              </w:rPr>
              <w:t>.</w:t>
            </w:r>
          </w:p>
        </w:tc>
      </w:tr>
      <w:tr w:rsidR="000A2E2E" w:rsidRPr="008425B4" w14:paraId="66E25B5A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78FBD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model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3B86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yolov8n.pt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252E1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tên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YOLOv8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diện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trên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tập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dữ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liệu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. </w:t>
            </w:r>
            <w:proofErr w:type="spellStart"/>
            <w:r w:rsidRPr="008425B4">
              <w:rPr>
                <w:sz w:val="28"/>
                <w:szCs w:val="28"/>
              </w:rPr>
              <w:t>Đường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dẫn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cũng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định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đó</w:t>
            </w:r>
            <w:proofErr w:type="spellEnd"/>
            <w:r w:rsidRPr="008425B4">
              <w:rPr>
                <w:sz w:val="28"/>
                <w:szCs w:val="28"/>
              </w:rPr>
              <w:t>.</w:t>
            </w:r>
          </w:p>
        </w:tc>
      </w:tr>
      <w:tr w:rsidR="000A2E2E" w:rsidRPr="008425B4" w14:paraId="5190A44D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76ED4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epochs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37A68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100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BB4E3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epoch (</w:t>
            </w:r>
            <w:proofErr w:type="spellStart"/>
            <w:r w:rsidRPr="008425B4">
              <w:rPr>
                <w:sz w:val="28"/>
                <w:szCs w:val="28"/>
              </w:rPr>
              <w:t>vòng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lặp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)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>.</w:t>
            </w:r>
          </w:p>
          <w:p w14:paraId="3A97186B" w14:textId="77777777" w:rsidR="000A2E2E" w:rsidRPr="008425B4" w:rsidRDefault="000A2E2E">
            <w:pPr>
              <w:spacing w:after="200" w:line="360" w:lineRule="auto"/>
              <w:rPr>
                <w:sz w:val="28"/>
                <w:szCs w:val="28"/>
              </w:rPr>
            </w:pPr>
          </w:p>
        </w:tc>
      </w:tr>
      <w:tr w:rsidR="000A2E2E" w:rsidRPr="008425B4" w14:paraId="77CD8683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BF93C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imgsz</w:t>
            </w:r>
            <w:proofErr w:type="spellEnd"/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555C7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640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88B1D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kích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đầu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diện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tượng</w:t>
            </w:r>
            <w:proofErr w:type="spellEnd"/>
            <w:r w:rsidRPr="008425B4">
              <w:rPr>
                <w:sz w:val="28"/>
                <w:szCs w:val="28"/>
              </w:rPr>
              <w:t xml:space="preserve">. </w:t>
            </w:r>
            <w:proofErr w:type="spellStart"/>
            <w:r w:rsidRPr="008425B4">
              <w:rPr>
                <w:sz w:val="28"/>
                <w:szCs w:val="28"/>
              </w:rPr>
              <w:t>Kích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đặt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640x640 pixel.</w:t>
            </w:r>
          </w:p>
        </w:tc>
      </w:tr>
    </w:tbl>
    <w:p w14:paraId="22AE4B86" w14:textId="77777777" w:rsidR="000A2E2E" w:rsidRPr="008425B4" w:rsidRDefault="004718CB" w:rsidP="004718CB">
      <w:pPr>
        <w:spacing w:after="200" w:line="360" w:lineRule="auto"/>
        <w:jc w:val="center"/>
        <w:rPr>
          <w:bCs/>
          <w:sz w:val="28"/>
          <w:szCs w:val="28"/>
        </w:rPr>
      </w:pPr>
      <w:proofErr w:type="spellStart"/>
      <w:r w:rsidRPr="008425B4">
        <w:rPr>
          <w:bCs/>
          <w:sz w:val="28"/>
          <w:szCs w:val="28"/>
        </w:rPr>
        <w:t>Bảng</w:t>
      </w:r>
      <w:proofErr w:type="spellEnd"/>
      <w:r w:rsidRPr="008425B4">
        <w:rPr>
          <w:bCs/>
          <w:sz w:val="28"/>
          <w:szCs w:val="28"/>
        </w:rPr>
        <w:t xml:space="preserve"> 1: </w:t>
      </w:r>
      <w:proofErr w:type="spellStart"/>
      <w:r w:rsidRPr="008425B4">
        <w:rPr>
          <w:bCs/>
          <w:sz w:val="28"/>
          <w:szCs w:val="28"/>
        </w:rPr>
        <w:t>Tham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số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sử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dụng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khi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huấn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luận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mô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hình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với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bộ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dữ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liệu</w:t>
      </w:r>
      <w:proofErr w:type="spellEnd"/>
      <w:r w:rsidRPr="008425B4">
        <w:rPr>
          <w:bCs/>
          <w:sz w:val="28"/>
          <w:szCs w:val="28"/>
        </w:rPr>
        <w:t xml:space="preserve"> 1</w:t>
      </w:r>
    </w:p>
    <w:p w14:paraId="139417F1" w14:textId="77777777" w:rsidR="000A2E2E" w:rsidRPr="008425B4" w:rsidRDefault="00E22632">
      <w:pPr>
        <w:spacing w:after="200" w:line="360" w:lineRule="auto"/>
        <w:rPr>
          <w:b/>
          <w:sz w:val="28"/>
          <w:szCs w:val="28"/>
        </w:rPr>
      </w:pPr>
      <w:r w:rsidRPr="008425B4">
        <w:br w:type="page"/>
      </w:r>
    </w:p>
    <w:p w14:paraId="33673E3C" w14:textId="77777777" w:rsidR="000A2E2E" w:rsidRPr="008425B4" w:rsidRDefault="00E22632" w:rsidP="004718CB">
      <w:pPr>
        <w:pStyle w:val="Heading3"/>
        <w:rPr>
          <w:b w:val="0"/>
        </w:rPr>
      </w:pPr>
      <w:bookmarkStart w:id="86" w:name="_Toc135695379"/>
      <w:r w:rsidRPr="008425B4">
        <w:lastRenderedPageBreak/>
        <w:t>3.3.</w:t>
      </w:r>
      <w:r w:rsidR="004718CB" w:rsidRPr="008425B4">
        <w:t>2</w:t>
      </w:r>
      <w:r w:rsidRPr="008425B4">
        <w:t xml:space="preserve"> </w:t>
      </w:r>
      <w:proofErr w:type="spellStart"/>
      <w:r w:rsidRPr="008425B4">
        <w:t>Huấn</w:t>
      </w:r>
      <w:proofErr w:type="spellEnd"/>
      <w:r w:rsidRPr="008425B4">
        <w:t xml:space="preserve"> </w:t>
      </w:r>
      <w:proofErr w:type="spellStart"/>
      <w:r w:rsidRPr="008425B4">
        <w:t>luyện</w:t>
      </w:r>
      <w:proofErr w:type="spellEnd"/>
      <w:r w:rsidRPr="008425B4">
        <w:t xml:space="preserve"> </w:t>
      </w:r>
      <w:proofErr w:type="spellStart"/>
      <w:r w:rsidRPr="008425B4">
        <w:t>mô</w:t>
      </w:r>
      <w:proofErr w:type="spellEnd"/>
      <w:r w:rsidRPr="008425B4">
        <w:t xml:space="preserve"> </w:t>
      </w:r>
      <w:proofErr w:type="spellStart"/>
      <w:r w:rsidRPr="008425B4">
        <w:t>hình</w:t>
      </w:r>
      <w:proofErr w:type="spellEnd"/>
      <w:r w:rsidRPr="008425B4">
        <w:t xml:space="preserve"> </w:t>
      </w:r>
      <w:proofErr w:type="spellStart"/>
      <w:r w:rsidRPr="008425B4">
        <w:t>với</w:t>
      </w:r>
      <w:proofErr w:type="spellEnd"/>
      <w:r w:rsidRPr="008425B4">
        <w:t xml:space="preserve"> </w:t>
      </w:r>
      <w:proofErr w:type="spellStart"/>
      <w:r w:rsidRPr="008425B4">
        <w:t>bộ</w:t>
      </w:r>
      <w:proofErr w:type="spellEnd"/>
      <w:r w:rsidRPr="008425B4">
        <w:t xml:space="preserve"> </w:t>
      </w:r>
      <w:proofErr w:type="spellStart"/>
      <w:r w:rsidRPr="008425B4">
        <w:t>dữ</w:t>
      </w:r>
      <w:proofErr w:type="spellEnd"/>
      <w:r w:rsidRPr="008425B4">
        <w:t xml:space="preserve"> </w:t>
      </w:r>
      <w:proofErr w:type="spellStart"/>
      <w:r w:rsidRPr="008425B4">
        <w:t>liệu</w:t>
      </w:r>
      <w:proofErr w:type="spellEnd"/>
      <w:r w:rsidRPr="008425B4">
        <w:t xml:space="preserve"> 2</w:t>
      </w:r>
      <w:bookmarkEnd w:id="86"/>
    </w:p>
    <w:tbl>
      <w:tblPr>
        <w:tblStyle w:val="ad"/>
        <w:tblW w:w="9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0"/>
        <w:gridCol w:w="3069"/>
        <w:gridCol w:w="3069"/>
      </w:tblGrid>
      <w:tr w:rsidR="000A2E2E" w:rsidRPr="008425B4" w14:paraId="11528015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5ACB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Tham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6CCCE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Giá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trị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tham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BB103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Ý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0A2E2E" w:rsidRPr="008425B4" w14:paraId="16B07DB4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5DC1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detect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16A76" w14:textId="77777777" w:rsidR="000A2E2E" w:rsidRPr="008425B4" w:rsidRDefault="000A2E2E">
            <w:pPr>
              <w:spacing w:after="200" w:line="360" w:lineRule="auto"/>
              <w:rPr>
                <w:sz w:val="28"/>
                <w:szCs w:val="28"/>
              </w:rPr>
            </w:pP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174B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lệnh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tiến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hành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diện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YOLOv8</w:t>
            </w:r>
          </w:p>
        </w:tc>
      </w:tr>
      <w:tr w:rsidR="000A2E2E" w:rsidRPr="008425B4" w14:paraId="056AB2DB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139F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train 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47B33" w14:textId="77777777" w:rsidR="000A2E2E" w:rsidRPr="008425B4" w:rsidRDefault="000A2E2E">
            <w:pPr>
              <w:spacing w:after="200" w:line="360" w:lineRule="auto"/>
              <w:rPr>
                <w:sz w:val="28"/>
                <w:szCs w:val="28"/>
              </w:rPr>
            </w:pP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73576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tập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dữ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liệu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</w:p>
        </w:tc>
      </w:tr>
      <w:tr w:rsidR="000A2E2E" w:rsidRPr="008425B4" w14:paraId="272A36ED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C3DDE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data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6457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$data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064B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đường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dẫn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tập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dữ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liệu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định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đó</w:t>
            </w:r>
            <w:proofErr w:type="spellEnd"/>
            <w:r w:rsidRPr="008425B4">
              <w:rPr>
                <w:sz w:val="28"/>
                <w:szCs w:val="28"/>
              </w:rPr>
              <w:t>.</w:t>
            </w:r>
          </w:p>
        </w:tc>
      </w:tr>
      <w:tr w:rsidR="000A2E2E" w:rsidRPr="008425B4" w14:paraId="74A38EEA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9E71C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model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3DBD0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yolov8n.pt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48EB5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tên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YOLOv8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diện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trên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tập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dữ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liệu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. </w:t>
            </w:r>
            <w:proofErr w:type="spellStart"/>
            <w:r w:rsidRPr="008425B4">
              <w:rPr>
                <w:sz w:val="28"/>
                <w:szCs w:val="28"/>
              </w:rPr>
              <w:t>Đường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dẫn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cũng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định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đó</w:t>
            </w:r>
            <w:proofErr w:type="spellEnd"/>
            <w:r w:rsidRPr="008425B4">
              <w:rPr>
                <w:sz w:val="28"/>
                <w:szCs w:val="28"/>
              </w:rPr>
              <w:t>.</w:t>
            </w:r>
          </w:p>
        </w:tc>
      </w:tr>
      <w:tr w:rsidR="000A2E2E" w:rsidRPr="008425B4" w14:paraId="1F3F7AC5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AD0E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epochs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1CA46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100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9D79D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epoch (</w:t>
            </w:r>
            <w:proofErr w:type="spellStart"/>
            <w:r w:rsidRPr="008425B4">
              <w:rPr>
                <w:sz w:val="28"/>
                <w:szCs w:val="28"/>
              </w:rPr>
              <w:t>vòng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lặp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)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>.</w:t>
            </w:r>
          </w:p>
          <w:p w14:paraId="5A41895C" w14:textId="77777777" w:rsidR="000A2E2E" w:rsidRPr="008425B4" w:rsidRDefault="000A2E2E">
            <w:pPr>
              <w:spacing w:after="200" w:line="360" w:lineRule="auto"/>
              <w:rPr>
                <w:sz w:val="28"/>
                <w:szCs w:val="28"/>
              </w:rPr>
            </w:pPr>
          </w:p>
        </w:tc>
      </w:tr>
      <w:tr w:rsidR="000A2E2E" w:rsidRPr="008425B4" w14:paraId="7D1B2E89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5A411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lastRenderedPageBreak/>
              <w:t>imgsz</w:t>
            </w:r>
            <w:proofErr w:type="spellEnd"/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40B79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640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8FEFE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kích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đầu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huấn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luyện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diện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tượng</w:t>
            </w:r>
            <w:proofErr w:type="spellEnd"/>
            <w:r w:rsidRPr="008425B4">
              <w:rPr>
                <w:sz w:val="28"/>
                <w:szCs w:val="28"/>
              </w:rPr>
              <w:t xml:space="preserve">. </w:t>
            </w:r>
            <w:proofErr w:type="spellStart"/>
            <w:r w:rsidRPr="008425B4">
              <w:rPr>
                <w:sz w:val="28"/>
                <w:szCs w:val="28"/>
              </w:rPr>
              <w:t>Kích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đặt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640x640 pixel.</w:t>
            </w:r>
          </w:p>
        </w:tc>
      </w:tr>
      <w:tr w:rsidR="000A2E2E" w:rsidRPr="008425B4" w14:paraId="61170083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3CED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lr0 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F0D05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0.009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1FC7" w14:textId="77777777" w:rsidR="000A2E2E" w:rsidRPr="008425B4" w:rsidRDefault="00E22632">
            <w:pP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Tốc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độ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học</w:t>
            </w:r>
            <w:proofErr w:type="spellEnd"/>
            <w:r w:rsidRPr="008425B4">
              <w:rPr>
                <w:sz w:val="28"/>
                <w:szCs w:val="28"/>
              </w:rPr>
              <w:t xml:space="preserve"> ban </w:t>
            </w:r>
            <w:proofErr w:type="spellStart"/>
            <w:r w:rsidRPr="008425B4">
              <w:rPr>
                <w:sz w:val="28"/>
                <w:szCs w:val="28"/>
              </w:rPr>
              <w:t>đầu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0,009.</w:t>
            </w:r>
          </w:p>
        </w:tc>
      </w:tr>
      <w:tr w:rsidR="000A2E2E" w:rsidRPr="008425B4" w14:paraId="45476510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B9F05" w14:textId="77777777" w:rsidR="000A2E2E" w:rsidRPr="008425B4" w:rsidRDefault="00E22632">
            <w:pP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momentum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05F35" w14:textId="77777777" w:rsidR="000A2E2E" w:rsidRPr="008425B4" w:rsidRDefault="00E22632">
            <w:pPr>
              <w:spacing w:after="200" w:line="360" w:lineRule="auto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0.9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1264E" w14:textId="77777777" w:rsidR="000A2E2E" w:rsidRPr="008425B4" w:rsidRDefault="00E22632">
            <w:pP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tham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momentum </w:t>
            </w:r>
            <w:proofErr w:type="spellStart"/>
            <w:r w:rsidRPr="008425B4">
              <w:rPr>
                <w:sz w:val="28"/>
                <w:szCs w:val="28"/>
              </w:rPr>
              <w:t>cho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quá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hóa</w:t>
            </w:r>
            <w:proofErr w:type="spellEnd"/>
            <w:r w:rsidRPr="008425B4">
              <w:rPr>
                <w:sz w:val="28"/>
                <w:szCs w:val="28"/>
              </w:rPr>
              <w:t xml:space="preserve"> gradient descent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thiết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lập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0,9.</w:t>
            </w:r>
          </w:p>
        </w:tc>
      </w:tr>
    </w:tbl>
    <w:p w14:paraId="5EFCF1C6" w14:textId="77777777" w:rsidR="004718CB" w:rsidRDefault="004718CB" w:rsidP="004718CB">
      <w:pPr>
        <w:jc w:val="center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Bảng</w:t>
      </w:r>
      <w:proofErr w:type="spellEnd"/>
      <w:r w:rsidRPr="008425B4">
        <w:rPr>
          <w:sz w:val="28"/>
          <w:szCs w:val="28"/>
        </w:rPr>
        <w:t xml:space="preserve"> 2: </w:t>
      </w:r>
      <w:proofErr w:type="spellStart"/>
      <w:r w:rsidRPr="008425B4">
        <w:rPr>
          <w:sz w:val="28"/>
          <w:szCs w:val="28"/>
        </w:rPr>
        <w:t>Tham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2</w:t>
      </w:r>
    </w:p>
    <w:p w14:paraId="14194D70" w14:textId="77777777" w:rsidR="009B6C7C" w:rsidRPr="008425B4" w:rsidRDefault="009B6C7C" w:rsidP="004718CB">
      <w:pPr>
        <w:jc w:val="center"/>
        <w:rPr>
          <w:sz w:val="28"/>
          <w:szCs w:val="28"/>
        </w:rPr>
      </w:pPr>
    </w:p>
    <w:p w14:paraId="28D42667" w14:textId="77777777" w:rsidR="000A2E2E" w:rsidRPr="008425B4" w:rsidRDefault="00E22632" w:rsidP="004718CB">
      <w:pPr>
        <w:pStyle w:val="Heading2"/>
      </w:pPr>
      <w:bookmarkStart w:id="87" w:name="_Toc135695380"/>
      <w:r w:rsidRPr="008425B4">
        <w:t xml:space="preserve">3.5. </w:t>
      </w:r>
      <w:proofErr w:type="spellStart"/>
      <w:r w:rsidRPr="008425B4">
        <w:t>Mô</w:t>
      </w:r>
      <w:proofErr w:type="spellEnd"/>
      <w:r w:rsidRPr="008425B4">
        <w:t xml:space="preserve"> </w:t>
      </w:r>
      <w:proofErr w:type="spellStart"/>
      <w:r w:rsidRPr="008425B4">
        <w:t>hình</w:t>
      </w:r>
      <w:proofErr w:type="spellEnd"/>
      <w:r w:rsidRPr="008425B4">
        <w:t xml:space="preserve"> </w:t>
      </w:r>
      <w:proofErr w:type="spellStart"/>
      <w:r w:rsidRPr="008425B4">
        <w:t>kết</w:t>
      </w:r>
      <w:proofErr w:type="spellEnd"/>
      <w:r w:rsidRPr="008425B4">
        <w:t xml:space="preserve"> </w:t>
      </w:r>
      <w:proofErr w:type="spellStart"/>
      <w:r w:rsidRPr="008425B4">
        <w:t>nối</w:t>
      </w:r>
      <w:proofErr w:type="spellEnd"/>
      <w:r w:rsidRPr="008425B4">
        <w:t xml:space="preserve"> </w:t>
      </w:r>
      <w:proofErr w:type="spellStart"/>
      <w:r w:rsidRPr="008425B4">
        <w:t>từ</w:t>
      </w:r>
      <w:proofErr w:type="spellEnd"/>
      <w:r w:rsidRPr="008425B4">
        <w:t xml:space="preserve"> Camera </w:t>
      </w:r>
      <w:proofErr w:type="spellStart"/>
      <w:r w:rsidRPr="008425B4">
        <w:t>đến</w:t>
      </w:r>
      <w:proofErr w:type="spellEnd"/>
      <w:r w:rsidRPr="008425B4">
        <w:t xml:space="preserve"> </w:t>
      </w:r>
      <w:proofErr w:type="spellStart"/>
      <w:r w:rsidRPr="008425B4">
        <w:t>hệ</w:t>
      </w:r>
      <w:proofErr w:type="spellEnd"/>
      <w:r w:rsidRPr="008425B4">
        <w:t xml:space="preserve"> </w:t>
      </w:r>
      <w:proofErr w:type="spellStart"/>
      <w:r w:rsidRPr="008425B4">
        <w:t>thống</w:t>
      </w:r>
      <w:bookmarkEnd w:id="87"/>
      <w:proofErr w:type="spellEnd"/>
    </w:p>
    <w:p w14:paraId="6DD1FF5A" w14:textId="77777777" w:rsidR="004718CB" w:rsidRPr="008425B4" w:rsidRDefault="004718CB" w:rsidP="004718CB"/>
    <w:p w14:paraId="2C3E19E8" w14:textId="77777777" w:rsidR="000A2E2E" w:rsidRPr="008425B4" w:rsidRDefault="00E22632">
      <w:pPr>
        <w:rPr>
          <w:b/>
          <w:sz w:val="28"/>
          <w:szCs w:val="28"/>
        </w:rPr>
      </w:pP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51FBE083" wp14:editId="76CA4478">
            <wp:extent cx="5250180" cy="4000500"/>
            <wp:effectExtent l="0" t="0" r="762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473" cy="4000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42F14" w14:textId="49655EA4" w:rsidR="000A2E2E" w:rsidRPr="00F04180" w:rsidRDefault="00F04180" w:rsidP="00F04180">
      <w:pPr>
        <w:pStyle w:val="Caption"/>
        <w:jc w:val="center"/>
        <w:rPr>
          <w:b/>
          <w:color w:val="auto"/>
          <w:sz w:val="28"/>
          <w:szCs w:val="28"/>
        </w:rPr>
      </w:pPr>
      <w:bookmarkStart w:id="88" w:name="_Toc135697253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 w:rsidRPr="00F04180">
        <w:rPr>
          <w:noProof/>
          <w:color w:val="auto"/>
          <w:sz w:val="28"/>
          <w:szCs w:val="28"/>
        </w:rPr>
        <w:t>15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Phác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thảo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mô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phần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cứng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hệ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thống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sử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dụng</w:t>
      </w:r>
      <w:bookmarkEnd w:id="88"/>
      <w:proofErr w:type="spellEnd"/>
    </w:p>
    <w:tbl>
      <w:tblPr>
        <w:tblStyle w:val="ae"/>
        <w:tblW w:w="9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3030"/>
        <w:gridCol w:w="4575"/>
      </w:tblGrid>
      <w:tr w:rsidR="000A2E2E" w:rsidRPr="008425B4" w14:paraId="24373C42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E4C3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lastRenderedPageBreak/>
              <w:t>Tên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thiết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bị</w:t>
            </w:r>
            <w:proofErr w:type="spellEnd"/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AE628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C53C9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Chức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năng</w:t>
            </w:r>
            <w:proofErr w:type="spellEnd"/>
          </w:p>
        </w:tc>
      </w:tr>
      <w:tr w:rsidR="000A2E2E" w:rsidRPr="008425B4" w14:paraId="3F640E4E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F7BBA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ESP8266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A80E9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 w:rsidRPr="008425B4"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3DA4C1BC" wp14:editId="74A9157F">
                  <wp:extent cx="1197293" cy="2305235"/>
                  <wp:effectExtent l="0" t="0" r="0" b="0"/>
                  <wp:docPr id="1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293" cy="23052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4BAD" w14:textId="77777777" w:rsidR="000A2E2E" w:rsidRPr="008425B4" w:rsidRDefault="00E22632">
            <w:pPr>
              <w:jc w:val="both"/>
              <w:rPr>
                <w:b/>
                <w:sz w:val="28"/>
                <w:szCs w:val="28"/>
              </w:rPr>
            </w:pPr>
            <w:r w:rsidRPr="008425B4">
              <w:t xml:space="preserve">ESP8266 </w:t>
            </w:r>
            <w:proofErr w:type="spellStart"/>
            <w:r w:rsidRPr="008425B4">
              <w:t>là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một</w:t>
            </w:r>
            <w:proofErr w:type="spellEnd"/>
            <w:r w:rsidRPr="008425B4">
              <w:t xml:space="preserve"> module </w:t>
            </w:r>
            <w:proofErr w:type="spellStart"/>
            <w:r w:rsidRPr="008425B4">
              <w:t>WiFi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có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khả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năng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kết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nối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mạng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và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phát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triển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ứng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dụng</w:t>
            </w:r>
            <w:proofErr w:type="spellEnd"/>
            <w:r w:rsidRPr="008425B4">
              <w:t xml:space="preserve"> IoT. </w:t>
            </w:r>
            <w:proofErr w:type="spellStart"/>
            <w:r w:rsidRPr="008425B4">
              <w:t>Nó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được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sản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xuất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bởi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công</w:t>
            </w:r>
            <w:proofErr w:type="spellEnd"/>
            <w:r w:rsidRPr="008425B4">
              <w:t xml:space="preserve"> ty </w:t>
            </w:r>
            <w:proofErr w:type="spellStart"/>
            <w:r w:rsidRPr="008425B4">
              <w:t>Espressif</w:t>
            </w:r>
            <w:proofErr w:type="spellEnd"/>
            <w:r w:rsidRPr="008425B4">
              <w:t xml:space="preserve"> Systems </w:t>
            </w:r>
            <w:proofErr w:type="spellStart"/>
            <w:r w:rsidRPr="008425B4">
              <w:t>và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được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phát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hành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vào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năm</w:t>
            </w:r>
            <w:proofErr w:type="spellEnd"/>
            <w:r w:rsidRPr="008425B4">
              <w:t xml:space="preserve"> 2014. Module ESP8266 </w:t>
            </w:r>
            <w:proofErr w:type="spellStart"/>
            <w:r w:rsidRPr="008425B4">
              <w:t>kết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hợp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một</w:t>
            </w:r>
            <w:proofErr w:type="spellEnd"/>
            <w:r w:rsidRPr="008425B4">
              <w:t xml:space="preserve"> vi </w:t>
            </w:r>
            <w:proofErr w:type="spellStart"/>
            <w:r w:rsidRPr="008425B4">
              <w:t>xử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lý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chính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mạnh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mẽ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và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tích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hợp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sẵn</w:t>
            </w:r>
            <w:proofErr w:type="spellEnd"/>
            <w:r w:rsidRPr="008425B4">
              <w:t xml:space="preserve"> Wi-Fi, </w:t>
            </w:r>
            <w:proofErr w:type="spellStart"/>
            <w:r w:rsidRPr="008425B4">
              <w:t>cho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phép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nó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trở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thành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một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bo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mạch</w:t>
            </w:r>
            <w:proofErr w:type="spellEnd"/>
            <w:r w:rsidRPr="008425B4">
              <w:t xml:space="preserve"> vi </w:t>
            </w:r>
            <w:proofErr w:type="spellStart"/>
            <w:r w:rsidRPr="008425B4">
              <w:t>điều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khiển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thông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minh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và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kết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nối</w:t>
            </w:r>
            <w:proofErr w:type="spellEnd"/>
            <w:r w:rsidRPr="008425B4">
              <w:t xml:space="preserve"> </w:t>
            </w:r>
            <w:proofErr w:type="spellStart"/>
            <w:r w:rsidRPr="008425B4">
              <w:t>v</w:t>
            </w:r>
            <w:r w:rsidRPr="008425B4">
              <w:t>ới</w:t>
            </w:r>
            <w:proofErr w:type="spellEnd"/>
            <w:r w:rsidRPr="008425B4">
              <w:t xml:space="preserve"> internet.</w:t>
            </w:r>
          </w:p>
        </w:tc>
      </w:tr>
      <w:tr w:rsidR="000A2E2E" w:rsidRPr="008425B4" w14:paraId="2E25E2F8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93E2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Microstep</w:t>
            </w:r>
            <w:proofErr w:type="spellEnd"/>
            <w:r w:rsidRPr="008425B4">
              <w:rPr>
                <w:sz w:val="28"/>
                <w:szCs w:val="28"/>
              </w:rPr>
              <w:t xml:space="preserve"> Driver R42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453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 w:rsidRPr="008425B4"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15AA9EED" wp14:editId="4D9FB241">
                  <wp:extent cx="1809750" cy="2463800"/>
                  <wp:effectExtent l="0" t="0" r="0" b="0"/>
                  <wp:docPr id="34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246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B349" w14:textId="77777777" w:rsidR="000A2E2E" w:rsidRPr="008425B4" w:rsidRDefault="00E22632">
            <w:pPr>
              <w:spacing w:after="200" w:line="360" w:lineRule="auto"/>
              <w:jc w:val="both"/>
              <w:rPr>
                <w:b/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Microstep</w:t>
            </w:r>
            <w:proofErr w:type="spellEnd"/>
            <w:r w:rsidRPr="008425B4">
              <w:rPr>
                <w:sz w:val="28"/>
                <w:szCs w:val="28"/>
              </w:rPr>
              <w:t xml:space="preserve"> Driver (hay </w:t>
            </w:r>
            <w:proofErr w:type="spellStart"/>
            <w:r w:rsidRPr="008425B4">
              <w:rPr>
                <w:sz w:val="28"/>
                <w:szCs w:val="28"/>
              </w:rPr>
              <w:t>còn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gọi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bộ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điều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nhỏ</w:t>
            </w:r>
            <w:proofErr w:type="spellEnd"/>
            <w:r w:rsidRPr="008425B4">
              <w:rPr>
                <w:sz w:val="28"/>
                <w:szCs w:val="28"/>
              </w:rPr>
              <w:t xml:space="preserve">)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một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thành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phần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phần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cứng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điều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động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cơ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bước</w:t>
            </w:r>
            <w:proofErr w:type="spellEnd"/>
            <w:r w:rsidRPr="008425B4">
              <w:rPr>
                <w:sz w:val="28"/>
                <w:szCs w:val="28"/>
              </w:rPr>
              <w:t xml:space="preserve"> (stepper motor) </w:t>
            </w:r>
            <w:proofErr w:type="spellStart"/>
            <w:r w:rsidRPr="008425B4">
              <w:rPr>
                <w:sz w:val="28"/>
                <w:szCs w:val="28"/>
              </w:rPr>
              <w:t>trong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các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ứng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tự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động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hóa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robot.</w:t>
            </w:r>
          </w:p>
        </w:tc>
      </w:tr>
      <w:tr w:rsidR="000A2E2E" w:rsidRPr="008425B4" w14:paraId="1A3452AC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109D9" w14:textId="77777777" w:rsidR="000A2E2E" w:rsidRPr="008425B4" w:rsidRDefault="00E22632">
            <w:pPr>
              <w:rPr>
                <w:b/>
                <w:sz w:val="28"/>
                <w:szCs w:val="28"/>
              </w:rPr>
            </w:pPr>
            <w:r w:rsidRPr="008425B4">
              <w:t>Stepper motor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3CE28" w14:textId="77777777" w:rsidR="000A2E2E" w:rsidRPr="008425B4" w:rsidRDefault="00E22632">
            <w:r w:rsidRPr="008425B4">
              <w:rPr>
                <w:noProof/>
              </w:rPr>
              <w:drawing>
                <wp:inline distT="114300" distB="114300" distL="114300" distR="114300" wp14:anchorId="02863E62" wp14:editId="7313F61D">
                  <wp:extent cx="1343025" cy="923925"/>
                  <wp:effectExtent l="0" t="0" r="0" b="0"/>
                  <wp:docPr id="2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923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8A5FB" w14:textId="77777777" w:rsidR="000A2E2E" w:rsidRPr="008425B4" w:rsidRDefault="00E22632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Stepper motor (</w:t>
            </w:r>
            <w:proofErr w:type="spellStart"/>
            <w:r w:rsidRPr="008425B4">
              <w:rPr>
                <w:sz w:val="28"/>
                <w:szCs w:val="28"/>
              </w:rPr>
              <w:t>còn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gọi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motor </w:t>
            </w:r>
            <w:proofErr w:type="spellStart"/>
            <w:r w:rsidRPr="008425B4">
              <w:rPr>
                <w:sz w:val="28"/>
                <w:szCs w:val="28"/>
              </w:rPr>
              <w:t>bước</w:t>
            </w:r>
            <w:proofErr w:type="spellEnd"/>
            <w:r w:rsidRPr="008425B4">
              <w:rPr>
                <w:sz w:val="28"/>
                <w:szCs w:val="28"/>
              </w:rPr>
              <w:t xml:space="preserve">)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một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loại</w:t>
            </w:r>
            <w:proofErr w:type="spellEnd"/>
            <w:r w:rsidRPr="008425B4">
              <w:rPr>
                <w:sz w:val="28"/>
                <w:szCs w:val="28"/>
              </w:rPr>
              <w:t xml:space="preserve"> motor </w:t>
            </w:r>
            <w:proofErr w:type="spellStart"/>
            <w:r w:rsidRPr="008425B4">
              <w:rPr>
                <w:sz w:val="28"/>
                <w:szCs w:val="28"/>
              </w:rPr>
              <w:t>điện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thiết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kế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chuyển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đổi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hiệu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điện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thành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chuyển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động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xoay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rõ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ràng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chính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xác</w:t>
            </w:r>
            <w:proofErr w:type="spellEnd"/>
            <w:r w:rsidRPr="008425B4">
              <w:rPr>
                <w:sz w:val="28"/>
                <w:szCs w:val="28"/>
              </w:rPr>
              <w:t xml:space="preserve">. Stepper motor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điều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bằng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cách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kích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các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cuộn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dây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điện</w:t>
            </w:r>
            <w:proofErr w:type="spellEnd"/>
            <w:r w:rsidRPr="008425B4">
              <w:rPr>
                <w:sz w:val="28"/>
                <w:szCs w:val="28"/>
              </w:rPr>
              <w:t xml:space="preserve"> (windings) </w:t>
            </w:r>
            <w:proofErr w:type="spellStart"/>
            <w:r w:rsidRPr="008425B4">
              <w:rPr>
                <w:sz w:val="28"/>
                <w:szCs w:val="28"/>
              </w:rPr>
              <w:t>trong</w:t>
            </w:r>
            <w:proofErr w:type="spellEnd"/>
            <w:r w:rsidRPr="008425B4">
              <w:rPr>
                <w:sz w:val="28"/>
                <w:szCs w:val="28"/>
              </w:rPr>
              <w:t xml:space="preserve"> motor </w:t>
            </w:r>
            <w:proofErr w:type="spellStart"/>
            <w:r w:rsidRPr="008425B4">
              <w:rPr>
                <w:sz w:val="28"/>
                <w:szCs w:val="28"/>
              </w:rPr>
              <w:t>theo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một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tự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cụ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thể</w:t>
            </w:r>
            <w:proofErr w:type="spellEnd"/>
            <w:r w:rsidRPr="008425B4">
              <w:rPr>
                <w:sz w:val="28"/>
                <w:szCs w:val="28"/>
              </w:rPr>
              <w:t xml:space="preserve">, </w:t>
            </w:r>
            <w:proofErr w:type="spellStart"/>
            <w:r w:rsidRPr="008425B4">
              <w:rPr>
                <w:sz w:val="28"/>
                <w:szCs w:val="28"/>
              </w:rPr>
              <w:t>tạo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ra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các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xoay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nhất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định</w:t>
            </w:r>
            <w:proofErr w:type="spellEnd"/>
            <w:r w:rsidRPr="008425B4">
              <w:rPr>
                <w:sz w:val="28"/>
                <w:szCs w:val="28"/>
              </w:rPr>
              <w:t>.</w:t>
            </w:r>
          </w:p>
        </w:tc>
      </w:tr>
      <w:tr w:rsidR="000A2E2E" w:rsidRPr="008425B4" w14:paraId="3C802E39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444B5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lastRenderedPageBreak/>
              <w:t>ESP32-cam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CC4C0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 w:rsidRPr="008425B4"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5FD59F6F" wp14:editId="215261A2">
                  <wp:extent cx="1809750" cy="2692400"/>
                  <wp:effectExtent l="0" t="0" r="0" b="0"/>
                  <wp:docPr id="1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4A9EE" w14:textId="77777777" w:rsidR="000A2E2E" w:rsidRPr="008425B4" w:rsidRDefault="00E22632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ESP32-CAM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một</w:t>
            </w:r>
            <w:proofErr w:type="spellEnd"/>
            <w:r w:rsidRPr="008425B4">
              <w:rPr>
                <w:sz w:val="28"/>
                <w:szCs w:val="28"/>
              </w:rPr>
              <w:t xml:space="preserve"> module </w:t>
            </w:r>
            <w:proofErr w:type="spellStart"/>
            <w:r w:rsidRPr="008425B4">
              <w:rPr>
                <w:sz w:val="28"/>
                <w:szCs w:val="28"/>
              </w:rPr>
              <w:t>phát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triển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dựa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trên</w:t>
            </w:r>
            <w:proofErr w:type="spellEnd"/>
            <w:r w:rsidRPr="008425B4">
              <w:rPr>
                <w:sz w:val="28"/>
                <w:szCs w:val="28"/>
              </w:rPr>
              <w:t xml:space="preserve"> vi </w:t>
            </w:r>
            <w:proofErr w:type="spellStart"/>
            <w:r w:rsidRPr="008425B4">
              <w:rPr>
                <w:sz w:val="28"/>
                <w:szCs w:val="28"/>
              </w:rPr>
              <w:t>điều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khiển</w:t>
            </w:r>
            <w:proofErr w:type="spellEnd"/>
            <w:r w:rsidRPr="008425B4">
              <w:rPr>
                <w:sz w:val="28"/>
                <w:szCs w:val="28"/>
              </w:rPr>
              <w:t xml:space="preserve"> ESP32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hợp</w:t>
            </w:r>
            <w:proofErr w:type="spellEnd"/>
            <w:r w:rsidRPr="008425B4">
              <w:rPr>
                <w:sz w:val="28"/>
                <w:szCs w:val="28"/>
              </w:rPr>
              <w:t xml:space="preserve"> camera. </w:t>
            </w:r>
            <w:proofErr w:type="spellStart"/>
            <w:r w:rsidRPr="008425B4">
              <w:rPr>
                <w:sz w:val="28"/>
                <w:szCs w:val="28"/>
              </w:rPr>
              <w:t>Nó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sản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xuất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bởi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công</w:t>
            </w:r>
            <w:proofErr w:type="spellEnd"/>
            <w:r w:rsidRPr="008425B4">
              <w:rPr>
                <w:sz w:val="28"/>
                <w:szCs w:val="28"/>
              </w:rPr>
              <w:t xml:space="preserve"> ty </w:t>
            </w:r>
            <w:proofErr w:type="spellStart"/>
            <w:r w:rsidRPr="008425B4">
              <w:rPr>
                <w:sz w:val="28"/>
                <w:szCs w:val="28"/>
              </w:rPr>
              <w:t>Espressif</w:t>
            </w:r>
            <w:proofErr w:type="spellEnd"/>
            <w:r w:rsidRPr="008425B4">
              <w:rPr>
                <w:sz w:val="28"/>
                <w:szCs w:val="28"/>
              </w:rPr>
              <w:t xml:space="preserve"> Systems, </w:t>
            </w:r>
            <w:proofErr w:type="spellStart"/>
            <w:r w:rsidRPr="008425B4">
              <w:rPr>
                <w:sz w:val="28"/>
                <w:szCs w:val="28"/>
              </w:rPr>
              <w:t>cùng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sản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xuất</w:t>
            </w:r>
            <w:proofErr w:type="spellEnd"/>
            <w:r w:rsidRPr="008425B4">
              <w:rPr>
                <w:sz w:val="28"/>
                <w:szCs w:val="28"/>
              </w:rPr>
              <w:t xml:space="preserve"> ESP8266.</w:t>
            </w:r>
          </w:p>
          <w:p w14:paraId="4DA7E16F" w14:textId="77777777" w:rsidR="000A2E2E" w:rsidRPr="008425B4" w:rsidRDefault="00E22632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Module ESP32-CAM </w:t>
            </w:r>
            <w:proofErr w:type="spellStart"/>
            <w:r w:rsidRPr="008425B4">
              <w:rPr>
                <w:sz w:val="28"/>
                <w:szCs w:val="28"/>
              </w:rPr>
              <w:t>cung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cấp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năng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kết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nối</w:t>
            </w:r>
            <w:proofErr w:type="spellEnd"/>
            <w:r w:rsidRPr="008425B4">
              <w:rPr>
                <w:sz w:val="28"/>
                <w:szCs w:val="28"/>
              </w:rPr>
              <w:t xml:space="preserve"> Wi-Fi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Blu</w:t>
            </w:r>
            <w:r w:rsidRPr="008425B4">
              <w:rPr>
                <w:sz w:val="28"/>
                <w:szCs w:val="28"/>
              </w:rPr>
              <w:t xml:space="preserve">etooth BLE,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hợp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một</w:t>
            </w:r>
            <w:proofErr w:type="spellEnd"/>
            <w:r w:rsidRPr="008425B4">
              <w:rPr>
                <w:sz w:val="28"/>
                <w:szCs w:val="28"/>
              </w:rPr>
              <w:t xml:space="preserve"> camera </w:t>
            </w:r>
            <w:proofErr w:type="spellStart"/>
            <w:r w:rsidRPr="008425B4">
              <w:rPr>
                <w:sz w:val="28"/>
                <w:szCs w:val="28"/>
              </w:rPr>
              <w:t>có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chụp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quay video. </w:t>
            </w:r>
            <w:proofErr w:type="spellStart"/>
            <w:r w:rsidRPr="008425B4">
              <w:rPr>
                <w:sz w:val="28"/>
                <w:szCs w:val="28"/>
              </w:rPr>
              <w:t>Nó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năng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gửi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dữ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liệu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thông</w:t>
            </w:r>
            <w:proofErr w:type="spellEnd"/>
            <w:r w:rsidRPr="008425B4">
              <w:rPr>
                <w:sz w:val="28"/>
                <w:szCs w:val="28"/>
              </w:rPr>
              <w:t xml:space="preserve"> qua </w:t>
            </w:r>
            <w:proofErr w:type="spellStart"/>
            <w:r w:rsidRPr="008425B4">
              <w:rPr>
                <w:sz w:val="28"/>
                <w:szCs w:val="28"/>
              </w:rPr>
              <w:t>giao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mạng</w:t>
            </w:r>
            <w:proofErr w:type="spellEnd"/>
            <w:r w:rsidRPr="008425B4">
              <w:rPr>
                <w:sz w:val="28"/>
                <w:szCs w:val="28"/>
              </w:rPr>
              <w:t xml:space="preserve">, </w:t>
            </w:r>
            <w:proofErr w:type="spellStart"/>
            <w:r w:rsidRPr="008425B4">
              <w:rPr>
                <w:sz w:val="28"/>
                <w:szCs w:val="28"/>
              </w:rPr>
              <w:t>làm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trở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thành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một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giải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pháp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phát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triển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dễ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dàng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các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ứng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IoT </w:t>
            </w:r>
            <w:proofErr w:type="spellStart"/>
            <w:r w:rsidRPr="008425B4">
              <w:rPr>
                <w:sz w:val="28"/>
                <w:szCs w:val="28"/>
              </w:rPr>
              <w:t>liên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quan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video.</w:t>
            </w:r>
          </w:p>
        </w:tc>
      </w:tr>
      <w:tr w:rsidR="000A2E2E" w:rsidRPr="008425B4" w14:paraId="7E880C1C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A24D0" w14:textId="77777777" w:rsidR="000A2E2E" w:rsidRPr="008425B4" w:rsidRDefault="000A2E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30CD1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 w:rsidRPr="008425B4"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70784470" wp14:editId="50E66C8E">
                  <wp:extent cx="1809750" cy="787400"/>
                  <wp:effectExtent l="0" t="0" r="0" b="0"/>
                  <wp:docPr id="1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8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F6BD1" w14:textId="77777777" w:rsidR="000A2E2E" w:rsidRPr="008425B4" w:rsidRDefault="00E22632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Con </w:t>
            </w:r>
            <w:proofErr w:type="spellStart"/>
            <w:r w:rsidRPr="008425B4">
              <w:rPr>
                <w:sz w:val="28"/>
                <w:szCs w:val="28"/>
              </w:rPr>
              <w:t>Lăn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Vslot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OpenBuilds</w:t>
            </w:r>
            <w:proofErr w:type="spellEnd"/>
            <w:r w:rsidRPr="008425B4">
              <w:rPr>
                <w:sz w:val="28"/>
                <w:szCs w:val="28"/>
              </w:rPr>
              <w:t xml:space="preserve"> Mini (</w:t>
            </w:r>
            <w:proofErr w:type="spellStart"/>
            <w:r w:rsidRPr="008425B4">
              <w:rPr>
                <w:sz w:val="28"/>
                <w:szCs w:val="28"/>
              </w:rPr>
              <w:t>OpenBuilds</w:t>
            </w:r>
            <w:proofErr w:type="spellEnd"/>
            <w:r w:rsidRPr="008425B4">
              <w:rPr>
                <w:sz w:val="28"/>
                <w:szCs w:val="28"/>
              </w:rPr>
              <w:t xml:space="preserve"> Mini V-Slot Wheel Mount Plate)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một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bộ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phận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trong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hệ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thống</w:t>
            </w:r>
            <w:proofErr w:type="spellEnd"/>
            <w:r w:rsidRPr="008425B4">
              <w:rPr>
                <w:sz w:val="28"/>
                <w:szCs w:val="28"/>
              </w:rPr>
              <w:t xml:space="preserve"> V-Slot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OpenBuilds</w:t>
            </w:r>
            <w:proofErr w:type="spellEnd"/>
            <w:r w:rsidRPr="008425B4">
              <w:rPr>
                <w:sz w:val="28"/>
                <w:szCs w:val="28"/>
              </w:rPr>
              <w:t xml:space="preserve">. V-Slot </w:t>
            </w:r>
            <w:proofErr w:type="spellStart"/>
            <w:r w:rsidRPr="008425B4">
              <w:rPr>
                <w:sz w:val="28"/>
                <w:szCs w:val="28"/>
              </w:rPr>
              <w:t>là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một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loại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hệ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thống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kết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cấu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hợp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kim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nhôm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trong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các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ứng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dụng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xây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dựng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máy</w:t>
            </w:r>
            <w:proofErr w:type="spellEnd"/>
            <w:r w:rsidRPr="008425B4">
              <w:rPr>
                <w:sz w:val="28"/>
                <w:szCs w:val="28"/>
              </w:rPr>
              <w:t xml:space="preserve"> CNC, </w:t>
            </w:r>
            <w:proofErr w:type="spellStart"/>
            <w:r w:rsidRPr="008425B4">
              <w:rPr>
                <w:sz w:val="28"/>
                <w:szCs w:val="28"/>
              </w:rPr>
              <w:t>máy</w:t>
            </w:r>
            <w:proofErr w:type="spellEnd"/>
            <w:r w:rsidRPr="008425B4">
              <w:rPr>
                <w:sz w:val="28"/>
                <w:szCs w:val="28"/>
              </w:rPr>
              <w:t xml:space="preserve"> in 3D </w:t>
            </w:r>
            <w:proofErr w:type="spellStart"/>
            <w:r w:rsidRPr="008425B4">
              <w:rPr>
                <w:sz w:val="28"/>
                <w:szCs w:val="28"/>
              </w:rPr>
              <w:t>và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các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dự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án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cơ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khí</w:t>
            </w:r>
            <w:proofErr w:type="spellEnd"/>
          </w:p>
        </w:tc>
      </w:tr>
      <w:tr w:rsidR="000A2E2E" w:rsidRPr="008425B4" w14:paraId="3B89195B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5908C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Chuôi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cắm</w:t>
            </w:r>
            <w:proofErr w:type="spellEnd"/>
            <w:r w:rsidRPr="008425B4">
              <w:rPr>
                <w:sz w:val="28"/>
                <w:szCs w:val="28"/>
              </w:rPr>
              <w:t xml:space="preserve"> Adapter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726CC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8"/>
                <w:szCs w:val="28"/>
              </w:rPr>
            </w:pPr>
            <w:r w:rsidRPr="008425B4"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 wp14:anchorId="32DF64C5" wp14:editId="3F29A399">
                  <wp:extent cx="1409700" cy="495300"/>
                  <wp:effectExtent l="0" t="0" r="0" b="0"/>
                  <wp:docPr id="2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49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3514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Chuôi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cắm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cấp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nguồn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cho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microstep</w:t>
            </w:r>
            <w:proofErr w:type="spellEnd"/>
            <w:r w:rsidRPr="008425B4">
              <w:rPr>
                <w:sz w:val="28"/>
                <w:szCs w:val="28"/>
              </w:rPr>
              <w:t xml:space="preserve"> driver R42</w:t>
            </w:r>
          </w:p>
        </w:tc>
      </w:tr>
    </w:tbl>
    <w:p w14:paraId="159E90C7" w14:textId="77777777" w:rsidR="000A2E2E" w:rsidRPr="008425B4" w:rsidRDefault="004718CB" w:rsidP="004718CB">
      <w:pPr>
        <w:spacing w:after="200" w:line="360" w:lineRule="auto"/>
        <w:jc w:val="center"/>
        <w:rPr>
          <w:bCs/>
          <w:sz w:val="28"/>
          <w:szCs w:val="28"/>
        </w:rPr>
      </w:pPr>
      <w:proofErr w:type="spellStart"/>
      <w:r w:rsidRPr="008425B4">
        <w:rPr>
          <w:bCs/>
          <w:sz w:val="28"/>
          <w:szCs w:val="28"/>
        </w:rPr>
        <w:t>Bảng</w:t>
      </w:r>
      <w:proofErr w:type="spellEnd"/>
      <w:r w:rsidRPr="008425B4">
        <w:rPr>
          <w:bCs/>
          <w:sz w:val="28"/>
          <w:szCs w:val="28"/>
        </w:rPr>
        <w:t xml:space="preserve"> 3: </w:t>
      </w:r>
      <w:proofErr w:type="spellStart"/>
      <w:r w:rsidRPr="008425B4">
        <w:rPr>
          <w:bCs/>
          <w:sz w:val="28"/>
          <w:szCs w:val="28"/>
        </w:rPr>
        <w:t>Các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thiết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bị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hệ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thống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sử</w:t>
      </w:r>
      <w:proofErr w:type="spellEnd"/>
      <w:r w:rsidRPr="008425B4">
        <w:rPr>
          <w:bCs/>
          <w:sz w:val="28"/>
          <w:szCs w:val="28"/>
        </w:rPr>
        <w:t xml:space="preserve"> </w:t>
      </w:r>
      <w:proofErr w:type="spellStart"/>
      <w:r w:rsidRPr="008425B4">
        <w:rPr>
          <w:bCs/>
          <w:sz w:val="28"/>
          <w:szCs w:val="28"/>
        </w:rPr>
        <w:t>dụng</w:t>
      </w:r>
      <w:proofErr w:type="spellEnd"/>
    </w:p>
    <w:p w14:paraId="7F24D82A" w14:textId="77777777" w:rsidR="000A2E2E" w:rsidRPr="008425B4" w:rsidRDefault="00E22632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lastRenderedPageBreak/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ESP8266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mô-đun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microstep</w:t>
      </w:r>
      <w:proofErr w:type="spellEnd"/>
      <w:r w:rsidRPr="008425B4">
        <w:rPr>
          <w:sz w:val="28"/>
          <w:szCs w:val="28"/>
        </w:rPr>
        <w:t xml:space="preserve"> R42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thức</w:t>
      </w:r>
      <w:proofErr w:type="spellEnd"/>
      <w:r w:rsidRPr="008425B4">
        <w:rPr>
          <w:sz w:val="28"/>
          <w:szCs w:val="28"/>
        </w:rPr>
        <w:t xml:space="preserve"> UART. ESP8266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chân</w:t>
      </w:r>
      <w:proofErr w:type="spellEnd"/>
      <w:r w:rsidRPr="008425B4">
        <w:rPr>
          <w:sz w:val="28"/>
          <w:szCs w:val="28"/>
        </w:rPr>
        <w:t xml:space="preserve"> GPIO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UART (TX, RX)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gửi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R42.</w:t>
      </w:r>
    </w:p>
    <w:p w14:paraId="4385B41A" w14:textId="77777777" w:rsidR="000A2E2E" w:rsidRPr="008425B4" w:rsidRDefault="00E22632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Microstep</w:t>
      </w:r>
      <w:proofErr w:type="spellEnd"/>
      <w:r w:rsidRPr="008425B4">
        <w:rPr>
          <w:sz w:val="28"/>
          <w:szCs w:val="28"/>
        </w:rPr>
        <w:t xml:space="preserve"> driver R42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khiển</w:t>
      </w:r>
      <w:proofErr w:type="spellEnd"/>
      <w:r w:rsidRPr="008425B4">
        <w:rPr>
          <w:sz w:val="28"/>
          <w:szCs w:val="28"/>
        </w:rPr>
        <w:t xml:space="preserve"> stepper motor: R42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phép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khiển</w:t>
      </w:r>
      <w:proofErr w:type="spellEnd"/>
      <w:r w:rsidRPr="008425B4">
        <w:rPr>
          <w:sz w:val="28"/>
          <w:szCs w:val="28"/>
        </w:rPr>
        <w:t xml:space="preserve"> stepper motor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hợp</w:t>
      </w:r>
      <w:proofErr w:type="spellEnd"/>
      <w:r w:rsidRPr="008425B4">
        <w:rPr>
          <w:sz w:val="28"/>
          <w:szCs w:val="28"/>
        </w:rPr>
        <w:t>.</w:t>
      </w:r>
    </w:p>
    <w:p w14:paraId="7B5B1233" w14:textId="77777777" w:rsidR="000A2E2E" w:rsidRPr="008425B4" w:rsidRDefault="00E22632">
      <w:pPr>
        <w:numPr>
          <w:ilvl w:val="0"/>
          <w:numId w:val="21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stepper motor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Chuy</w:t>
      </w:r>
      <w:r w:rsidRPr="008425B4">
        <w:rPr>
          <w:sz w:val="28"/>
          <w:szCs w:val="28"/>
        </w:rPr>
        <w:t>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chuyển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: Stepper motor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chuyển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chuyển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xoay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cuộn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motor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xoay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</w:t>
      </w:r>
      <w:r w:rsidRPr="008425B4">
        <w:rPr>
          <w:sz w:val="28"/>
          <w:szCs w:val="28"/>
        </w:rPr>
        <w:t>ịnh</w:t>
      </w:r>
      <w:proofErr w:type="spellEnd"/>
      <w:r w:rsidRPr="008425B4">
        <w:rPr>
          <w:sz w:val="28"/>
          <w:szCs w:val="28"/>
        </w:rPr>
        <w:t>.</w:t>
      </w:r>
    </w:p>
    <w:p w14:paraId="6FD616AD" w14:textId="77777777" w:rsidR="000A2E2E" w:rsidRPr="008425B4" w:rsidRDefault="00E22632" w:rsidP="004718CB">
      <w:pPr>
        <w:pStyle w:val="Heading2"/>
      </w:pPr>
      <w:bookmarkStart w:id="89" w:name="_Toc135695381"/>
      <w:r w:rsidRPr="008425B4">
        <w:t xml:space="preserve">3.6. </w:t>
      </w:r>
      <w:proofErr w:type="spellStart"/>
      <w:r w:rsidRPr="008425B4">
        <w:t>Phát</w:t>
      </w:r>
      <w:proofErr w:type="spellEnd"/>
      <w:r w:rsidRPr="008425B4">
        <w:t xml:space="preserve"> </w:t>
      </w:r>
      <w:proofErr w:type="spellStart"/>
      <w:r w:rsidRPr="008425B4">
        <w:t>triển</w:t>
      </w:r>
      <w:proofErr w:type="spellEnd"/>
      <w:r w:rsidRPr="008425B4">
        <w:t xml:space="preserve"> </w:t>
      </w:r>
      <w:proofErr w:type="spellStart"/>
      <w:r w:rsidRPr="008425B4">
        <w:t>chức</w:t>
      </w:r>
      <w:proofErr w:type="spellEnd"/>
      <w:r w:rsidRPr="008425B4">
        <w:t xml:space="preserve"> </w:t>
      </w:r>
      <w:proofErr w:type="spellStart"/>
      <w:r w:rsidRPr="008425B4">
        <w:t>năng</w:t>
      </w:r>
      <w:proofErr w:type="spellEnd"/>
      <w:r w:rsidRPr="008425B4">
        <w:t xml:space="preserve"> </w:t>
      </w:r>
      <w:proofErr w:type="spellStart"/>
      <w:r w:rsidRPr="008425B4">
        <w:t>ước</w:t>
      </w:r>
      <w:proofErr w:type="spellEnd"/>
      <w:r w:rsidRPr="008425B4">
        <w:t xml:space="preserve"> </w:t>
      </w:r>
      <w:proofErr w:type="spellStart"/>
      <w:r w:rsidRPr="008425B4">
        <w:t>lượng</w:t>
      </w:r>
      <w:proofErr w:type="spellEnd"/>
      <w:r w:rsidRPr="008425B4">
        <w:t xml:space="preserve"> </w:t>
      </w:r>
      <w:proofErr w:type="spellStart"/>
      <w:r w:rsidRPr="008425B4">
        <w:t>khối</w:t>
      </w:r>
      <w:proofErr w:type="spellEnd"/>
      <w:r w:rsidRPr="008425B4">
        <w:t xml:space="preserve"> </w:t>
      </w:r>
      <w:proofErr w:type="spellStart"/>
      <w:r w:rsidRPr="008425B4">
        <w:t>lượng</w:t>
      </w:r>
      <w:proofErr w:type="spellEnd"/>
      <w:r w:rsidRPr="008425B4">
        <w:t xml:space="preserve"> </w:t>
      </w:r>
      <w:proofErr w:type="spellStart"/>
      <w:r w:rsidRPr="008425B4">
        <w:t>trái</w:t>
      </w:r>
      <w:proofErr w:type="spellEnd"/>
      <w:r w:rsidRPr="008425B4">
        <w:t xml:space="preserve"> </w:t>
      </w:r>
      <w:proofErr w:type="spellStart"/>
      <w:r w:rsidRPr="008425B4">
        <w:t>cà</w:t>
      </w:r>
      <w:proofErr w:type="spellEnd"/>
      <w:r w:rsidRPr="008425B4">
        <w:t xml:space="preserve"> </w:t>
      </w:r>
      <w:proofErr w:type="spellStart"/>
      <w:r w:rsidRPr="008425B4">
        <w:t>chua</w:t>
      </w:r>
      <w:bookmarkEnd w:id="89"/>
      <w:proofErr w:type="spellEnd"/>
    </w:p>
    <w:p w14:paraId="0330D746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Anchor-free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anchor boxes. </w:t>
      </w:r>
      <w:proofErr w:type="spellStart"/>
      <w:r w:rsidRPr="008425B4">
        <w:rPr>
          <w:sz w:val="28"/>
          <w:szCs w:val="28"/>
        </w:rPr>
        <w:t>Thay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anchor boxes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</w:t>
      </w:r>
      <w:r w:rsidRPr="008425B4">
        <w:rPr>
          <w:sz w:val="28"/>
          <w:szCs w:val="28"/>
        </w:rPr>
        <w:t>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anchor-based, anchor-free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ra.</w:t>
      </w:r>
      <w:proofErr w:type="spellEnd"/>
    </w:p>
    <w:p w14:paraId="03BF459E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anchor-free,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>:</w:t>
      </w:r>
    </w:p>
    <w:p w14:paraId="5BDE5FD1" w14:textId="77777777" w:rsidR="000A2E2E" w:rsidRPr="008425B4" w:rsidRDefault="00E22632">
      <w:pPr>
        <w:numPr>
          <w:ilvl w:val="0"/>
          <w:numId w:val="1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(Key Points):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</w:t>
      </w:r>
      <w:r w:rsidRPr="008425B4">
        <w:rPr>
          <w:sz w:val="28"/>
          <w:szCs w:val="28"/>
        </w:rPr>
        <w:t>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. Thông qua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, ta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.</w:t>
      </w:r>
    </w:p>
    <w:p w14:paraId="7D0EC634" w14:textId="77777777" w:rsidR="000A2E2E" w:rsidRPr="008425B4" w:rsidRDefault="00E22632">
      <w:pPr>
        <w:numPr>
          <w:ilvl w:val="0"/>
          <w:numId w:val="1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cậy</w:t>
      </w:r>
      <w:proofErr w:type="spellEnd"/>
      <w:r w:rsidRPr="008425B4">
        <w:rPr>
          <w:sz w:val="28"/>
          <w:szCs w:val="28"/>
        </w:rPr>
        <w:t xml:space="preserve"> (Confidence):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cậy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chắc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chắn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</w:t>
      </w:r>
      <w:r w:rsidRPr="008425B4">
        <w:rPr>
          <w:sz w:val="28"/>
          <w:szCs w:val="28"/>
        </w:rPr>
        <w:t>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.</w:t>
      </w:r>
    </w:p>
    <w:p w14:paraId="3AD6C262" w14:textId="77777777" w:rsidR="000A2E2E" w:rsidRPr="008425B4" w:rsidRDefault="00E22632">
      <w:pPr>
        <w:numPr>
          <w:ilvl w:val="0"/>
          <w:numId w:val="1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(Feature Map):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ma </w:t>
      </w:r>
      <w:proofErr w:type="spellStart"/>
      <w:r w:rsidRPr="008425B4">
        <w:rPr>
          <w:sz w:val="28"/>
          <w:szCs w:val="28"/>
        </w:rPr>
        <w:t>trận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r w:rsidRPr="008425B4">
        <w:rPr>
          <w:sz w:val="28"/>
          <w:szCs w:val="28"/>
        </w:rPr>
        <w:t xml:space="preserve">neural network.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</w:t>
      </w:r>
      <w:r w:rsidRPr="008425B4">
        <w:rPr>
          <w:sz w:val="28"/>
          <w:szCs w:val="28"/>
        </w:rPr>
        <w:lastRenderedPageBreak/>
        <w:t xml:space="preserve">tin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.</w:t>
      </w:r>
    </w:p>
    <w:p w14:paraId="5BEC0F6D" w14:textId="77777777" w:rsidR="000A2E2E" w:rsidRPr="008425B4" w:rsidRDefault="00E22632">
      <w:pPr>
        <w:numPr>
          <w:ilvl w:val="0"/>
          <w:numId w:val="1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(Predicted Values):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anchor-free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(x, y)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(width, height)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cậy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>.</w:t>
      </w:r>
    </w:p>
    <w:p w14:paraId="0A18C309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>:</w:t>
      </w:r>
    </w:p>
    <w:p w14:paraId="72FEDC1A" w14:textId="77777777" w:rsidR="000A2E2E" w:rsidRPr="008425B4" w:rsidRDefault="00E22632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(x, y): </w:t>
      </w:r>
      <w:proofErr w:type="spellStart"/>
      <w:r w:rsidRPr="008425B4">
        <w:rPr>
          <w:sz w:val="28"/>
          <w:szCs w:val="28"/>
        </w:rPr>
        <w:t>Đây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tọa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(x, y) </w:t>
      </w:r>
      <w:proofErr w:type="spellStart"/>
      <w:r w:rsidRPr="008425B4">
        <w:rPr>
          <w:sz w:val="28"/>
          <w:szCs w:val="28"/>
        </w:rPr>
        <w:t>c</w:t>
      </w:r>
      <w:r w:rsidRPr="008425B4">
        <w:rPr>
          <w:sz w:val="28"/>
          <w:szCs w:val="28"/>
        </w:rPr>
        <w:t>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gốc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gốc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)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tâm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ô </w:t>
      </w:r>
      <w:proofErr w:type="spellStart"/>
      <w:r w:rsidRPr="008425B4">
        <w:rPr>
          <w:sz w:val="28"/>
          <w:szCs w:val="28"/>
        </w:rPr>
        <w:t>lưới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>.</w:t>
      </w:r>
    </w:p>
    <w:p w14:paraId="364EB540" w14:textId="77777777" w:rsidR="000A2E2E" w:rsidRPr="008425B4" w:rsidRDefault="00E22632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(width, height): </w:t>
      </w:r>
      <w:proofErr w:type="spellStart"/>
      <w:r w:rsidRPr="008425B4">
        <w:rPr>
          <w:sz w:val="28"/>
          <w:szCs w:val="28"/>
        </w:rPr>
        <w:t>Đ</w:t>
      </w:r>
      <w:r w:rsidRPr="008425B4">
        <w:rPr>
          <w:sz w:val="28"/>
          <w:szCs w:val="28"/>
        </w:rPr>
        <w:t>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(width)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(height)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chuẩn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tỷ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lệ</w:t>
      </w:r>
      <w:proofErr w:type="spellEnd"/>
      <w:r w:rsidRPr="008425B4">
        <w:rPr>
          <w:sz w:val="28"/>
          <w:szCs w:val="28"/>
        </w:rPr>
        <w:t xml:space="preserve"> so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ô </w:t>
      </w:r>
      <w:proofErr w:type="spellStart"/>
      <w:r w:rsidRPr="008425B4">
        <w:rPr>
          <w:sz w:val="28"/>
          <w:szCs w:val="28"/>
        </w:rPr>
        <w:t>lưới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trưng</w:t>
      </w:r>
      <w:proofErr w:type="spellEnd"/>
      <w:r w:rsidRPr="008425B4">
        <w:rPr>
          <w:sz w:val="28"/>
          <w:szCs w:val="28"/>
        </w:rPr>
        <w:t>.</w:t>
      </w:r>
    </w:p>
    <w:p w14:paraId="048C2FFF" w14:textId="77777777" w:rsidR="000A2E2E" w:rsidRPr="008425B4" w:rsidRDefault="00E22632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cậy</w:t>
      </w:r>
      <w:proofErr w:type="spellEnd"/>
      <w:r w:rsidRPr="008425B4">
        <w:rPr>
          <w:sz w:val="28"/>
          <w:szCs w:val="28"/>
        </w:rPr>
        <w:t xml:space="preserve"> (Confidence): </w:t>
      </w:r>
      <w:proofErr w:type="spellStart"/>
      <w:r w:rsidRPr="008425B4">
        <w:rPr>
          <w:sz w:val="28"/>
          <w:szCs w:val="28"/>
        </w:rPr>
        <w:t>Đây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chắc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chắn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</w:t>
      </w:r>
      <w:r w:rsidRPr="008425B4">
        <w:rPr>
          <w:sz w:val="28"/>
          <w:szCs w:val="28"/>
        </w:rPr>
        <w:t>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cậy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softmax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sigmoid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khoảng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0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</w:p>
    <w:p w14:paraId="1119F1A7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</w:t>
      </w:r>
      <w:r w:rsidRPr="008425B4">
        <w:rPr>
          <w:sz w:val="28"/>
          <w:szCs w:val="28"/>
        </w:rPr>
        <w:t>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cậy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pháp</w:t>
      </w:r>
      <w:proofErr w:type="spellEnd"/>
      <w:r w:rsidRPr="008425B4">
        <w:rPr>
          <w:sz w:val="28"/>
          <w:szCs w:val="28"/>
        </w:rPr>
        <w:t xml:space="preserve"> anchor-free.</w:t>
      </w:r>
    </w:p>
    <w:p w14:paraId="2B5846FF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Sau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</w:t>
      </w:r>
      <w:r w:rsidRPr="008425B4">
        <w:rPr>
          <w:sz w:val="28"/>
          <w:szCs w:val="28"/>
        </w:rPr>
        <w:t>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thức</w:t>
      </w:r>
      <w:proofErr w:type="spellEnd"/>
    </w:p>
    <w:p w14:paraId="74A8685E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tb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w</m:t>
            </m:r>
            <m:r>
              <w:rPr>
                <w:rFonts w:ascii="Cambria Math" w:hAnsi="Cambria Math"/>
                <w:sz w:val="28"/>
                <w:szCs w:val="28"/>
              </w:rPr>
              <m:t>+h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</m:oMath>
    </w:p>
    <w:p w14:paraId="7BB8E624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  </m:t>
            </m:r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tb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8425B4">
        <w:rPr>
          <w:sz w:val="28"/>
          <w:szCs w:val="28"/>
        </w:rPr>
        <w:t xml:space="preserve"> là bán kính trung bình của trái cà chua</w:t>
      </w:r>
    </w:p>
    <w:p w14:paraId="7F61E6FD" w14:textId="77777777" w:rsidR="000A2E2E" w:rsidRPr="008425B4" w:rsidRDefault="00E22632">
      <w:pPr>
        <w:spacing w:line="360" w:lineRule="auto"/>
        <w:ind w:left="1440" w:firstLine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w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width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</w:p>
    <w:p w14:paraId="69E7781C" w14:textId="77777777" w:rsidR="000A2E2E" w:rsidRPr="008425B4" w:rsidRDefault="00E22632">
      <w:pPr>
        <w:spacing w:line="360" w:lineRule="auto"/>
        <w:ind w:left="1440" w:firstLine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lastRenderedPageBreak/>
        <w:t xml:space="preserve">h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height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</w:p>
    <w:p w14:paraId="6FF7C248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V = (4/3) * π * r^3</w:t>
      </w:r>
    </w:p>
    <w:p w14:paraId="0EE52484" w14:textId="77777777" w:rsidR="000A2E2E" w:rsidRPr="008425B4" w:rsidRDefault="00E22632">
      <w:pPr>
        <w:spacing w:after="200" w:line="360" w:lineRule="auto"/>
        <w:ind w:left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>:</w:t>
      </w:r>
    </w:p>
    <w:p w14:paraId="07B6A636" w14:textId="77777777" w:rsidR="000A2E2E" w:rsidRPr="008425B4" w:rsidRDefault="00E22632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V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</w:p>
    <w:p w14:paraId="05131952" w14:textId="77777777" w:rsidR="000A2E2E" w:rsidRPr="008425B4" w:rsidRDefault="00E22632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r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</w:p>
    <w:p w14:paraId="48BF1F01" w14:textId="77777777" w:rsidR="000A2E2E" w:rsidRPr="008425B4" w:rsidRDefault="00E22632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π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Pi,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khoảng</w:t>
      </w:r>
      <w:proofErr w:type="spellEnd"/>
      <w:r w:rsidRPr="008425B4">
        <w:rPr>
          <w:sz w:val="28"/>
          <w:szCs w:val="28"/>
        </w:rPr>
        <w:t xml:space="preserve"> 3.14</w:t>
      </w:r>
    </w:p>
    <w:p w14:paraId="67153663" w14:textId="77777777" w:rsidR="000A2E2E" w:rsidRPr="008425B4" w:rsidRDefault="000A2E2E">
      <w:pPr>
        <w:spacing w:line="360" w:lineRule="auto"/>
        <w:jc w:val="both"/>
        <w:rPr>
          <w:sz w:val="28"/>
          <w:szCs w:val="28"/>
        </w:rPr>
      </w:pPr>
    </w:p>
    <w:p w14:paraId="33D469AE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riêng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>: m = V * ρ</w:t>
      </w:r>
    </w:p>
    <w:p w14:paraId="76E6F965" w14:textId="77777777" w:rsidR="000A2E2E" w:rsidRPr="008425B4" w:rsidRDefault="00E22632">
      <w:pPr>
        <w:spacing w:after="200" w:line="360" w:lineRule="auto"/>
        <w:ind w:firstLine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>:</w:t>
      </w:r>
    </w:p>
    <w:p w14:paraId="15FA98F2" w14:textId="77777777" w:rsidR="000A2E2E" w:rsidRPr="008425B4" w:rsidRDefault="00E22632">
      <w:pPr>
        <w:widowControl w:val="0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m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đơn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>)</w:t>
      </w:r>
    </w:p>
    <w:p w14:paraId="49CA3C21" w14:textId="77777777" w:rsidR="000A2E2E" w:rsidRPr="008425B4" w:rsidRDefault="00E22632">
      <w:pPr>
        <w:widowControl w:val="0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V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đơn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>)</w:t>
      </w:r>
    </w:p>
    <w:p w14:paraId="6E718B03" w14:textId="77777777" w:rsidR="000A2E2E" w:rsidRPr="008425B4" w:rsidRDefault="00E22632">
      <w:pPr>
        <w:widowControl w:val="0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ρ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riêng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(</w:t>
      </w:r>
      <w:proofErr w:type="spellStart"/>
      <w:r w:rsidRPr="008425B4">
        <w:rPr>
          <w:sz w:val="28"/>
          <w:szCs w:val="28"/>
        </w:rPr>
        <w:t>đơn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/ </w:t>
      </w:r>
      <w:proofErr w:type="spellStart"/>
      <w:r w:rsidRPr="008425B4">
        <w:rPr>
          <w:sz w:val="28"/>
          <w:szCs w:val="28"/>
        </w:rPr>
        <w:t>đơn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>)</w:t>
      </w:r>
    </w:p>
    <w:p w14:paraId="14EEE7CE" w14:textId="77777777" w:rsidR="000A2E2E" w:rsidRPr="008425B4" w:rsidRDefault="00E22632" w:rsidP="004718CB">
      <w:pPr>
        <w:pStyle w:val="Heading2"/>
        <w:rPr>
          <w:b w:val="0"/>
        </w:rPr>
      </w:pPr>
      <w:bookmarkStart w:id="90" w:name="_Toc135695382"/>
      <w:r w:rsidRPr="008425B4">
        <w:t xml:space="preserve">3.7. </w:t>
      </w:r>
      <w:proofErr w:type="spellStart"/>
      <w:r w:rsidRPr="008425B4">
        <w:t>Phát</w:t>
      </w:r>
      <w:proofErr w:type="spellEnd"/>
      <w:r w:rsidRPr="008425B4">
        <w:t xml:space="preserve"> </w:t>
      </w:r>
      <w:proofErr w:type="spellStart"/>
      <w:r w:rsidRPr="008425B4">
        <w:t>triển</w:t>
      </w:r>
      <w:proofErr w:type="spellEnd"/>
      <w:r w:rsidRPr="008425B4">
        <w:t xml:space="preserve"> </w:t>
      </w:r>
      <w:proofErr w:type="spellStart"/>
      <w:r w:rsidRPr="008425B4">
        <w:t>chức</w:t>
      </w:r>
      <w:proofErr w:type="spellEnd"/>
      <w:r w:rsidRPr="008425B4">
        <w:t xml:space="preserve"> </w:t>
      </w:r>
      <w:proofErr w:type="spellStart"/>
      <w:r w:rsidRPr="008425B4">
        <w:t>năng</w:t>
      </w:r>
      <w:proofErr w:type="spellEnd"/>
      <w:r w:rsidRPr="008425B4">
        <w:t xml:space="preserve"> </w:t>
      </w:r>
      <w:proofErr w:type="spellStart"/>
      <w:r w:rsidRPr="008425B4">
        <w:t>ước</w:t>
      </w:r>
      <w:proofErr w:type="spellEnd"/>
      <w:r w:rsidRPr="008425B4">
        <w:t xml:space="preserve"> </w:t>
      </w:r>
      <w:proofErr w:type="spellStart"/>
      <w:r w:rsidRPr="008425B4">
        <w:t>lượng</w:t>
      </w:r>
      <w:proofErr w:type="spellEnd"/>
      <w:r w:rsidRPr="008425B4">
        <w:t xml:space="preserve"> </w:t>
      </w:r>
      <w:proofErr w:type="spellStart"/>
      <w:r w:rsidRPr="008425B4">
        <w:t>ngày</w:t>
      </w:r>
      <w:proofErr w:type="spellEnd"/>
      <w:r w:rsidRPr="008425B4">
        <w:t xml:space="preserve"> </w:t>
      </w:r>
      <w:proofErr w:type="spellStart"/>
      <w:r w:rsidRPr="008425B4">
        <w:t>thu</w:t>
      </w:r>
      <w:proofErr w:type="spellEnd"/>
      <w:r w:rsidRPr="008425B4">
        <w:t xml:space="preserve"> </w:t>
      </w:r>
      <w:proofErr w:type="spellStart"/>
      <w:r w:rsidRPr="008425B4">
        <w:t>hoạch</w:t>
      </w:r>
      <w:bookmarkEnd w:id="90"/>
      <w:proofErr w:type="spellEnd"/>
    </w:p>
    <w:p w14:paraId="2C3F8B1A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hữu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trồng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phẩm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sắc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hiết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>.</w:t>
      </w:r>
    </w:p>
    <w:p w14:paraId="1CC81FF1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noProof/>
          <w:sz w:val="28"/>
          <w:szCs w:val="28"/>
        </w:rPr>
        <w:lastRenderedPageBreak/>
        <w:drawing>
          <wp:inline distT="114300" distB="114300" distL="114300" distR="114300" wp14:anchorId="3B75E9BE" wp14:editId="3594EA9A">
            <wp:extent cx="5846135" cy="33274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37069" w14:textId="72C0C001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91" w:name="_Toc135697254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 w:rsidRPr="00F04180">
        <w:rPr>
          <w:noProof/>
          <w:color w:val="auto"/>
          <w:sz w:val="28"/>
          <w:szCs w:val="28"/>
        </w:rPr>
        <w:t>16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Các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giai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đoạn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phát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triên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của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cà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chua</w:t>
      </w:r>
      <w:bookmarkEnd w:id="91"/>
      <w:proofErr w:type="spellEnd"/>
    </w:p>
    <w:p w14:paraId="351AD379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>(</w:t>
      </w:r>
      <w:proofErr w:type="spellStart"/>
      <w:r w:rsidRPr="008425B4">
        <w:rPr>
          <w:sz w:val="28"/>
          <w:szCs w:val="28"/>
        </w:rPr>
        <w:t>Nguồn</w:t>
      </w:r>
      <w:proofErr w:type="spellEnd"/>
      <w:r w:rsidRPr="008425B4">
        <w:rPr>
          <w:sz w:val="28"/>
          <w:szCs w:val="28"/>
        </w:rPr>
        <w:t>: https://www.thespruce.com/tomato-plant-growth-timeline-7255375)</w:t>
      </w:r>
    </w:p>
    <w:p w14:paraId="612F98E7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trưởng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diễn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tuần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7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nảy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mầm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trưởng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sớm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trưởng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dưỡng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thụ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phấn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</w:t>
      </w:r>
      <w:proofErr w:type="spellEnd"/>
      <w:r w:rsidRPr="008425B4">
        <w:rPr>
          <w:sz w:val="28"/>
          <w:szCs w:val="28"/>
        </w:rPr>
        <w:t>.[20]</w:t>
      </w:r>
    </w:p>
    <w:p w14:paraId="7A09CED9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Vì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2D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, do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</w:t>
      </w:r>
      <w:proofErr w:type="spellEnd"/>
      <w:r w:rsidRPr="008425B4">
        <w:rPr>
          <w:sz w:val="28"/>
          <w:szCs w:val="28"/>
        </w:rPr>
        <w:t xml:space="preserve">. Theo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16,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diễn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khoảng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20 - 30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diễn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khoảng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15 - 20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chọn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25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(1)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18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(2).</w:t>
      </w:r>
    </w:p>
    <w:p w14:paraId="6551617A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: 40-70 </w:t>
      </w:r>
      <w:proofErr w:type="gramStart"/>
      <w:r w:rsidRPr="008425B4">
        <w:rPr>
          <w:sz w:val="28"/>
          <w:szCs w:val="28"/>
        </w:rPr>
        <w:t>gram ,</w:t>
      </w:r>
      <w:proofErr w:type="gram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50 gram (3).</w:t>
      </w:r>
    </w:p>
    <w:p w14:paraId="7E156EE4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lastRenderedPageBreak/>
        <w:t xml:space="preserve">Khi </w:t>
      </w:r>
      <w:proofErr w:type="spellStart"/>
      <w:r w:rsidRPr="008425B4">
        <w:rPr>
          <w:sz w:val="28"/>
          <w:szCs w:val="28"/>
        </w:rPr>
        <w:t>cây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½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⅔</w:t>
      </w:r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ngay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dễ </w:t>
      </w:r>
      <w:proofErr w:type="spellStart"/>
      <w:r w:rsidRPr="008425B4">
        <w:rPr>
          <w:sz w:val="28"/>
          <w:szCs w:val="28"/>
        </w:rPr>
        <w:t>bị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rụng</w:t>
      </w:r>
      <w:proofErr w:type="spellEnd"/>
      <w:r w:rsidRPr="008425B4">
        <w:rPr>
          <w:sz w:val="28"/>
          <w:szCs w:val="28"/>
        </w:rPr>
        <w:t>[</w:t>
      </w:r>
      <w:proofErr w:type="gramEnd"/>
      <w:r w:rsidRPr="008425B4">
        <w:rPr>
          <w:sz w:val="28"/>
          <w:szCs w:val="28"/>
        </w:rPr>
        <w:t xml:space="preserve">21] =&gt;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⅖ (2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đỏ</w:t>
      </w:r>
      <w:proofErr w:type="spellEnd"/>
      <w:r w:rsidRPr="008425B4">
        <w:rPr>
          <w:sz w:val="28"/>
          <w:szCs w:val="28"/>
        </w:rPr>
        <w:t xml:space="preserve">, cam, </w:t>
      </w:r>
      <w:proofErr w:type="spellStart"/>
      <w:r w:rsidRPr="008425B4">
        <w:rPr>
          <w:sz w:val="28"/>
          <w:szCs w:val="28"/>
        </w:rPr>
        <w:t>vàng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3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xanh</w:t>
      </w:r>
      <w:proofErr w:type="spellEnd"/>
      <w:r w:rsidRPr="008425B4">
        <w:rPr>
          <w:sz w:val="28"/>
          <w:szCs w:val="28"/>
        </w:rPr>
        <w:t xml:space="preserve">)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(4).</w:t>
      </w:r>
    </w:p>
    <w:p w14:paraId="174C1E69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(1)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(3</w:t>
      </w:r>
      <w:proofErr w:type="gramStart"/>
      <w:r w:rsidRPr="008425B4">
        <w:rPr>
          <w:sz w:val="28"/>
          <w:szCs w:val="28"/>
        </w:rPr>
        <w:t>)  =</w:t>
      </w:r>
      <w:proofErr w:type="gramEnd"/>
      <w:r w:rsidRPr="008425B4">
        <w:rPr>
          <w:sz w:val="28"/>
          <w:szCs w:val="28"/>
        </w:rPr>
        <w:t xml:space="preserve">&gt; 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 xml:space="preserve"> (5).</w:t>
      </w:r>
    </w:p>
    <w:p w14:paraId="5E37661A" w14:textId="77777777" w:rsidR="000A2E2E" w:rsidRPr="008425B4" w:rsidRDefault="00E22632">
      <w:pPr>
        <w:spacing w:after="200" w:line="360" w:lineRule="auto"/>
        <w:ind w:left="720" w:firstLine="720"/>
        <w:jc w:val="both"/>
        <w:rPr>
          <w:sz w:val="34"/>
          <w:szCs w:val="34"/>
        </w:rPr>
      </w:pPr>
      <w:r w:rsidRPr="008425B4">
        <w:rPr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/>
                <w:sz w:val="34"/>
                <w:szCs w:val="34"/>
              </w:rPr>
            </m:ctrlPr>
          </m:fPr>
          <m:num>
            <m:r>
              <w:rPr>
                <w:rFonts w:ascii="Cambria Math" w:hAnsi="Cambria Math"/>
                <w:sz w:val="34"/>
                <w:szCs w:val="34"/>
              </w:rPr>
              <m:t>K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ố</m:t>
            </m:r>
            <m:r>
              <w:rPr>
                <w:rFonts w:ascii="Cambria Math" w:hAnsi="Cambria Math"/>
                <w:sz w:val="34"/>
                <w:szCs w:val="34"/>
              </w:rPr>
              <m:t>i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l</m:t>
            </m:r>
            <m:r>
              <w:rPr>
                <w:rFonts w:ascii="Cambria Math" w:hAnsi="Cambria Math"/>
                <w:sz w:val="34"/>
                <w:szCs w:val="34"/>
              </w:rPr>
              <m:t>ượ</m:t>
            </m:r>
            <m:r>
              <w:rPr>
                <w:rFonts w:ascii="Cambria Math" w:hAnsi="Cambria Math"/>
                <w:sz w:val="34"/>
                <w:szCs w:val="34"/>
              </w:rPr>
              <m:t>ng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trung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b</m:t>
            </m:r>
            <m:r>
              <w:rPr>
                <w:rFonts w:ascii="Cambria Math" w:hAnsi="Cambria Math"/>
                <w:sz w:val="34"/>
                <w:szCs w:val="34"/>
              </w:rPr>
              <m:t>ì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ủ</m:t>
            </m:r>
            <m:r>
              <w:rPr>
                <w:rFonts w:ascii="Cambria Math" w:hAnsi="Cambria Math"/>
                <w:sz w:val="34"/>
                <w:szCs w:val="34"/>
              </w:rPr>
              <m:t>a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qu</m:t>
            </m:r>
            <m:r>
              <w:rPr>
                <w:rFonts w:ascii="Cambria Math" w:hAnsi="Cambria Math"/>
                <w:sz w:val="34"/>
                <w:szCs w:val="34"/>
              </w:rPr>
              <m:t>ả</m:t>
            </m:r>
          </m:num>
          <m:den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ờ</m:t>
            </m:r>
            <m:r>
              <w:rPr>
                <w:rFonts w:ascii="Cambria Math" w:hAnsi="Cambria Math"/>
                <w:sz w:val="34"/>
                <w:szCs w:val="34"/>
              </w:rPr>
              <m:t>i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gian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trung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b</m:t>
            </m:r>
            <m:r>
              <w:rPr>
                <w:rFonts w:ascii="Cambria Math" w:hAnsi="Cambria Math"/>
                <w:sz w:val="34"/>
                <w:szCs w:val="34"/>
              </w:rPr>
              <m:t>ì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o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qu</m:t>
            </m:r>
            <m:r>
              <w:rPr>
                <w:rFonts w:ascii="Cambria Math" w:hAnsi="Cambria Math"/>
                <w:sz w:val="34"/>
                <w:szCs w:val="34"/>
              </w:rPr>
              <m:t xml:space="preserve">á </m:t>
            </m:r>
            <m:r>
              <w:rPr>
                <w:rFonts w:ascii="Cambria Math" w:hAnsi="Cambria Math"/>
                <w:sz w:val="34"/>
                <w:szCs w:val="34"/>
              </w:rPr>
              <m:t>tr</m:t>
            </m:r>
            <m:r>
              <w:rPr>
                <w:rFonts w:ascii="Cambria Math" w:hAnsi="Cambria Math"/>
                <w:sz w:val="34"/>
                <w:szCs w:val="34"/>
              </w:rPr>
              <m:t>ì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p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á</m:t>
            </m:r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tri</m:t>
            </m:r>
            <m:r>
              <w:rPr>
                <w:rFonts w:ascii="Cambria Math" w:hAnsi="Cambria Math"/>
                <w:sz w:val="34"/>
                <w:szCs w:val="34"/>
              </w:rPr>
              <m:t>ể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qu</m:t>
            </m:r>
            <m:r>
              <w:rPr>
                <w:rFonts w:ascii="Cambria Math" w:hAnsi="Cambria Math"/>
                <w:sz w:val="34"/>
                <w:szCs w:val="34"/>
              </w:rPr>
              <m:t>ả.</m:t>
            </m:r>
          </m:den>
        </m:f>
      </m:oMath>
      <w:r w:rsidRPr="008425B4">
        <w:rPr>
          <w:sz w:val="34"/>
          <w:szCs w:val="34"/>
        </w:rPr>
        <w:t xml:space="preserve"> </w:t>
      </w:r>
    </w:p>
    <w:p w14:paraId="0E54E9FC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(2)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(4</w:t>
      </w:r>
      <w:proofErr w:type="gramStart"/>
      <w:r w:rsidRPr="008425B4">
        <w:rPr>
          <w:sz w:val="28"/>
          <w:szCs w:val="28"/>
        </w:rPr>
        <w:t>)  =</w:t>
      </w:r>
      <w:proofErr w:type="gramEnd"/>
      <w:r w:rsidRPr="008425B4">
        <w:rPr>
          <w:sz w:val="28"/>
          <w:szCs w:val="28"/>
        </w:rPr>
        <w:t xml:space="preserve">&gt; 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đậu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 (6).</w:t>
      </w:r>
    </w:p>
    <w:p w14:paraId="6AA129A8" w14:textId="77777777" w:rsidR="000A2E2E" w:rsidRPr="008425B4" w:rsidRDefault="00E22632">
      <w:pPr>
        <w:spacing w:after="200" w:line="360" w:lineRule="auto"/>
        <w:ind w:left="1440"/>
        <w:jc w:val="both"/>
        <w:rPr>
          <w:sz w:val="28"/>
          <w:szCs w:val="28"/>
        </w:rPr>
      </w:pPr>
      <w:r w:rsidRPr="008425B4">
        <w:rPr>
          <w:sz w:val="34"/>
          <w:szCs w:val="34"/>
        </w:rPr>
        <w:t xml:space="preserve">  = </w:t>
      </w:r>
      <m:oMath>
        <m:f>
          <m:fPr>
            <m:ctrlPr>
              <w:rPr>
                <w:rFonts w:ascii="Cambria Math" w:hAnsi="Cambria Math"/>
                <w:sz w:val="34"/>
                <w:szCs w:val="34"/>
              </w:rPr>
            </m:ctrlPr>
          </m:fPr>
          <m:num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ờ</m:t>
            </m:r>
            <m:r>
              <w:rPr>
                <w:rFonts w:ascii="Cambria Math" w:hAnsi="Cambria Math"/>
                <w:sz w:val="34"/>
                <w:szCs w:val="34"/>
              </w:rPr>
              <m:t>i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gian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trung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b</m:t>
            </m:r>
            <m:r>
              <w:rPr>
                <w:rFonts w:ascii="Cambria Math" w:hAnsi="Cambria Math"/>
                <w:sz w:val="34"/>
                <w:szCs w:val="34"/>
              </w:rPr>
              <m:t>ì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o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qu</m:t>
            </m:r>
            <m:r>
              <w:rPr>
                <w:rFonts w:ascii="Cambria Math" w:hAnsi="Cambria Math"/>
                <w:sz w:val="34"/>
                <w:szCs w:val="34"/>
              </w:rPr>
              <m:t xml:space="preserve">á </m:t>
            </m:r>
            <m:r>
              <w:rPr>
                <w:rFonts w:ascii="Cambria Math" w:hAnsi="Cambria Math"/>
                <w:sz w:val="34"/>
                <w:szCs w:val="34"/>
              </w:rPr>
              <m:t>tr</m:t>
            </m:r>
            <m:r>
              <w:rPr>
                <w:rFonts w:ascii="Cambria Math" w:hAnsi="Cambria Math"/>
                <w:sz w:val="34"/>
                <w:szCs w:val="34"/>
              </w:rPr>
              <m:t>ì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í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</m:num>
          <m:den>
            <m:r>
              <w:rPr>
                <w:rFonts w:ascii="Cambria Math" w:hAnsi="Cambria Math"/>
                <w:sz w:val="34"/>
                <w:szCs w:val="34"/>
              </w:rPr>
              <m:t>M</m:t>
            </m:r>
            <m:r>
              <w:rPr>
                <w:rFonts w:ascii="Cambria Math" w:hAnsi="Cambria Math"/>
                <w:sz w:val="34"/>
                <w:szCs w:val="34"/>
              </w:rPr>
              <m:t>ứ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 xml:space="preserve"> đ</m:t>
            </m:r>
            <m:r>
              <w:rPr>
                <w:rFonts w:ascii="Cambria Math" w:hAnsi="Cambria Math"/>
                <w:sz w:val="34"/>
                <w:szCs w:val="34"/>
              </w:rPr>
              <m:t>ộ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í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 xml:space="preserve">ó </m:t>
            </m:r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ể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u</m:t>
            </m:r>
            <m:r>
              <w:rPr>
                <w:rFonts w:ascii="Cambria Math" w:hAnsi="Cambria Math"/>
                <w:sz w:val="34"/>
                <w:szCs w:val="34"/>
              </w:rPr>
              <m:t xml:space="preserve"> h</m:t>
            </m:r>
            <m:r>
              <w:rPr>
                <w:rFonts w:ascii="Cambria Math" w:hAnsi="Cambria Math"/>
                <w:sz w:val="34"/>
                <w:szCs w:val="34"/>
              </w:rPr>
              <m:t>o</m:t>
            </m:r>
            <m:r>
              <w:rPr>
                <w:rFonts w:ascii="Cambria Math" w:hAnsi="Cambria Math"/>
                <w:sz w:val="34"/>
                <w:szCs w:val="34"/>
              </w:rPr>
              <m:t>ạ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h.</m:t>
            </m:r>
          </m:den>
        </m:f>
      </m:oMath>
      <w:r w:rsidRPr="008425B4">
        <w:rPr>
          <w:sz w:val="28"/>
          <w:szCs w:val="28"/>
        </w:rPr>
        <w:t xml:space="preserve"> </w:t>
      </w:r>
    </w:p>
    <w:p w14:paraId="43C80C5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(2)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(6</w:t>
      </w:r>
      <w:proofErr w:type="gramStart"/>
      <w:r w:rsidRPr="008425B4">
        <w:rPr>
          <w:sz w:val="28"/>
          <w:szCs w:val="28"/>
        </w:rPr>
        <w:t>)  =</w:t>
      </w:r>
      <w:proofErr w:type="gramEnd"/>
      <w:r w:rsidRPr="008425B4">
        <w:rPr>
          <w:sz w:val="28"/>
          <w:szCs w:val="28"/>
        </w:rPr>
        <w:t xml:space="preserve">&gt; 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>.</w:t>
      </w:r>
    </w:p>
    <w:p w14:paraId="6C8D43AF" w14:textId="77777777" w:rsidR="000A2E2E" w:rsidRPr="008425B4" w:rsidRDefault="00E22632">
      <w:pPr>
        <w:spacing w:after="200" w:line="360" w:lineRule="auto"/>
        <w:jc w:val="both"/>
        <w:rPr>
          <w:sz w:val="34"/>
          <w:szCs w:val="34"/>
        </w:rPr>
      </w:pP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  <w:t xml:space="preserve">  = </w:t>
      </w:r>
      <m:oMath>
        <m:f>
          <m:fPr>
            <m:ctrlPr>
              <w:rPr>
                <w:rFonts w:ascii="Cambria Math" w:hAnsi="Cambria Math"/>
                <w:sz w:val="34"/>
                <w:szCs w:val="34"/>
              </w:rPr>
            </m:ctrlPr>
          </m:fPr>
          <m:num>
            <m:r>
              <w:rPr>
                <w:rFonts w:ascii="Cambria Math" w:hAnsi="Cambria Math"/>
                <w:sz w:val="34"/>
                <w:szCs w:val="34"/>
              </w:rPr>
              <m:t>M</m:t>
            </m:r>
            <m:r>
              <w:rPr>
                <w:rFonts w:ascii="Cambria Math" w:hAnsi="Cambria Math"/>
                <w:sz w:val="34"/>
                <w:szCs w:val="34"/>
              </w:rPr>
              <m:t>ứ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 xml:space="preserve"> đ</m:t>
            </m:r>
            <m:r>
              <w:rPr>
                <w:rFonts w:ascii="Cambria Math" w:hAnsi="Cambria Math"/>
                <w:sz w:val="34"/>
                <w:szCs w:val="34"/>
              </w:rPr>
              <m:t>ộ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í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 xml:space="preserve">ó </m:t>
            </m:r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ể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u</m:t>
            </m:r>
            <m:r>
              <w:rPr>
                <w:rFonts w:ascii="Cambria Math" w:hAnsi="Cambria Math"/>
                <w:sz w:val="34"/>
                <w:szCs w:val="34"/>
              </w:rPr>
              <m:t xml:space="preserve"> h</m:t>
            </m:r>
            <m:r>
              <w:rPr>
                <w:rFonts w:ascii="Cambria Math" w:hAnsi="Cambria Math"/>
                <w:sz w:val="34"/>
                <w:szCs w:val="34"/>
              </w:rPr>
              <m:t>o</m:t>
            </m:r>
            <m:r>
              <w:rPr>
                <w:rFonts w:ascii="Cambria Math" w:hAnsi="Cambria Math"/>
                <w:sz w:val="34"/>
                <w:szCs w:val="34"/>
              </w:rPr>
              <m:t>ạ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</m:num>
          <m:den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ờ</m:t>
            </m:r>
            <m:r>
              <w:rPr>
                <w:rFonts w:ascii="Cambria Math" w:hAnsi="Cambria Math"/>
                <w:sz w:val="34"/>
                <w:szCs w:val="34"/>
              </w:rPr>
              <m:t>i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gian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ừ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l</m:t>
            </m:r>
            <m:r>
              <w:rPr>
                <w:rFonts w:ascii="Cambria Math" w:hAnsi="Cambria Math"/>
                <w:sz w:val="34"/>
                <w:szCs w:val="34"/>
              </w:rPr>
              <m:t>ú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 xml:space="preserve"> đ</m:t>
            </m:r>
            <m:r>
              <w:rPr>
                <w:rFonts w:ascii="Cambria Math" w:hAnsi="Cambria Math"/>
                <w:sz w:val="34"/>
                <w:szCs w:val="34"/>
              </w:rPr>
              <m:t>ậ</m:t>
            </m:r>
            <m:r>
              <w:rPr>
                <w:rFonts w:ascii="Cambria Math" w:hAnsi="Cambria Math"/>
                <w:sz w:val="34"/>
                <w:szCs w:val="34"/>
              </w:rPr>
              <m:t>u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qu</m:t>
            </m:r>
            <m:r>
              <w:rPr>
                <w:rFonts w:ascii="Cambria Math" w:hAnsi="Cambria Math"/>
                <w:sz w:val="34"/>
                <w:szCs w:val="34"/>
              </w:rPr>
              <m:t>ả</m:t>
            </m:r>
            <m:r>
              <w:rPr>
                <w:rFonts w:ascii="Cambria Math" w:hAnsi="Cambria Math"/>
                <w:sz w:val="34"/>
                <w:szCs w:val="34"/>
              </w:rPr>
              <m:t xml:space="preserve"> đ</m:t>
            </m:r>
            <m:r>
              <w:rPr>
                <w:rFonts w:ascii="Cambria Math" w:hAnsi="Cambria Math"/>
                <w:sz w:val="34"/>
                <w:szCs w:val="34"/>
              </w:rPr>
              <m:t>ế</m:t>
            </m:r>
            <m:r>
              <w:rPr>
                <w:rFonts w:ascii="Cambria Math" w:hAnsi="Cambria Math"/>
                <w:sz w:val="34"/>
                <w:szCs w:val="34"/>
              </w:rPr>
              <m:t>n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k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i</m:t>
            </m:r>
            <m:r>
              <w:rPr>
                <w:rFonts w:ascii="Cambria Math" w:hAnsi="Cambria Math"/>
                <w:sz w:val="34"/>
                <w:szCs w:val="34"/>
              </w:rPr>
              <m:t xml:space="preserve"> </m:t>
            </m:r>
            <m:r>
              <w:rPr>
                <w:rFonts w:ascii="Cambria Math" w:hAnsi="Cambria Math"/>
                <w:sz w:val="34"/>
                <w:szCs w:val="34"/>
              </w:rPr>
              <m:t>t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  <m:r>
              <w:rPr>
                <w:rFonts w:ascii="Cambria Math" w:hAnsi="Cambria Math"/>
                <w:sz w:val="34"/>
                <w:szCs w:val="34"/>
              </w:rPr>
              <m:t>u</m:t>
            </m:r>
            <m:r>
              <w:rPr>
                <w:rFonts w:ascii="Cambria Math" w:hAnsi="Cambria Math"/>
                <w:sz w:val="34"/>
                <w:szCs w:val="34"/>
              </w:rPr>
              <m:t xml:space="preserve"> h</m:t>
            </m:r>
            <m:r>
              <w:rPr>
                <w:rFonts w:ascii="Cambria Math" w:hAnsi="Cambria Math"/>
                <w:sz w:val="34"/>
                <w:szCs w:val="34"/>
              </w:rPr>
              <m:t>o</m:t>
            </m:r>
            <m:r>
              <w:rPr>
                <w:rFonts w:ascii="Cambria Math" w:hAnsi="Cambria Math"/>
                <w:sz w:val="34"/>
                <w:szCs w:val="34"/>
              </w:rPr>
              <m:t>ạ</m:t>
            </m:r>
            <m:r>
              <w:rPr>
                <w:rFonts w:ascii="Cambria Math" w:hAnsi="Cambria Math"/>
                <w:sz w:val="34"/>
                <w:szCs w:val="34"/>
              </w:rPr>
              <m:t>c</m:t>
            </m:r>
            <m:r>
              <w:rPr>
                <w:rFonts w:ascii="Cambria Math" w:hAnsi="Cambria Math"/>
                <w:sz w:val="34"/>
                <w:szCs w:val="34"/>
              </w:rPr>
              <m:t>h</m:t>
            </m:r>
          </m:den>
        </m:f>
      </m:oMath>
    </w:p>
    <w:p w14:paraId="026A7CA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Green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>:</w:t>
      </w:r>
    </w:p>
    <w:p w14:paraId="4A3BB6E7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4"/>
                <w:szCs w:val="3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4"/>
                    <w:szCs w:val="34"/>
                  </w:rPr>
                  <m:t>tb</m:t>
                </m:r>
              </m:sub>
            </m:sSub>
            <m:r>
              <w:rPr>
                <w:rFonts w:ascii="Cambria Math" w:hAnsi="Cambria Math"/>
                <w:sz w:val="34"/>
                <w:szCs w:val="34"/>
              </w:rPr>
              <m:t>-</m:t>
            </m:r>
            <m:sSub>
              <m:sSubPr>
                <m:ctrlPr>
                  <w:rPr>
                    <w:rFonts w:ascii="Cambria Math" w:hAnsi="Cambria Math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/>
                    <w:sz w:val="34"/>
                    <w:szCs w:val="34"/>
                  </w:rPr>
                  <m:t xml:space="preserve"> </m:t>
                </m:r>
                <m:r>
                  <w:rPr>
                    <w:rFonts w:ascii="Cambria Math" w:hAnsi="Cambria Math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4"/>
                    <w:szCs w:val="34"/>
                  </w:rPr>
                  <m:t>h</m:t>
                </m:r>
                <m:r>
                  <w:rPr>
                    <w:rFonts w:ascii="Cambria Math" w:hAnsi="Cambria Math"/>
                    <w:sz w:val="34"/>
                    <w:szCs w:val="34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/>
                    <w:sz w:val="34"/>
                    <w:szCs w:val="3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34"/>
                    <w:szCs w:val="34"/>
                  </w:rPr>
                  <m:t>1</m:t>
                </m:r>
              </m:sub>
            </m:sSub>
          </m:den>
        </m:f>
      </m:oMath>
      <w:r w:rsidRPr="008425B4">
        <w:rPr>
          <w:sz w:val="28"/>
          <w:szCs w:val="28"/>
        </w:rPr>
        <w:t xml:space="preserve"> + 1 +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8425B4">
        <w:rPr>
          <w:sz w:val="28"/>
          <w:szCs w:val="28"/>
        </w:rPr>
        <w:t>.</w:t>
      </w:r>
    </w:p>
    <w:p w14:paraId="6FE49F46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: </w:t>
      </w:r>
      <w:r w:rsidRPr="008425B4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tb</m:t>
            </m:r>
          </m:sub>
        </m:sSub>
      </m:oMath>
      <w:r w:rsidRPr="008425B4">
        <w:rPr>
          <w:sz w:val="28"/>
          <w:szCs w:val="28"/>
        </w:rPr>
        <w:t xml:space="preserve"> là khối lượng trung bình của quả cà chua.</w:t>
      </w:r>
    </w:p>
    <w:p w14:paraId="30BF2BBA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8425B4">
        <w:rPr>
          <w:sz w:val="28"/>
          <w:szCs w:val="28"/>
        </w:rPr>
        <w:t xml:space="preserve"> là khối lượng hiện tại của quả đang ước tính.</w:t>
      </w:r>
    </w:p>
    <w:p w14:paraId="30FD5C9B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425B4">
        <w:rPr>
          <w:sz w:val="28"/>
          <w:szCs w:val="28"/>
        </w:rPr>
        <w:t xml:space="preserve"> là khối lượng tăng lên của quả cà chua trong 1 ngày.</w:t>
      </w:r>
    </w:p>
    <w:p w14:paraId="02D67E94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8425B4">
        <w:rPr>
          <w:sz w:val="28"/>
          <w:szCs w:val="28"/>
        </w:rPr>
        <w:t xml:space="preserve"> là thời gian từ khi đậu quả đến khi thu hoạch được.</w:t>
      </w:r>
    </w:p>
    <w:p w14:paraId="79C2A63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Green </w:t>
      </w:r>
      <w:proofErr w:type="spellStart"/>
      <w:r w:rsidRPr="008425B4">
        <w:rPr>
          <w:sz w:val="28"/>
          <w:szCs w:val="28"/>
        </w:rPr>
        <w:t>nhưng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vượt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bình</w:t>
      </w:r>
      <w:proofErr w:type="spellEnd"/>
      <w:r w:rsidRPr="008425B4">
        <w:rPr>
          <w:sz w:val="28"/>
          <w:szCs w:val="28"/>
        </w:rPr>
        <w:t>:</w:t>
      </w:r>
    </w:p>
    <w:p w14:paraId="3B6E8902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4"/>
                <w:szCs w:val="3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/>
                    <w:sz w:val="34"/>
                    <w:szCs w:val="34"/>
                  </w:rPr>
                  <m:t>dc</m:t>
                </m:r>
              </m:e>
              <m:sub>
                <m:r>
                  <w:rPr>
                    <w:rFonts w:ascii="Cambria Math" w:hAnsi="Cambria Math"/>
                    <w:sz w:val="34"/>
                    <w:szCs w:val="34"/>
                  </w:rPr>
                  <m:t>t</m:t>
                </m:r>
                <m:r>
                  <w:rPr>
                    <w:rFonts w:ascii="Cambria Math" w:hAnsi="Cambria Math"/>
                    <w:sz w:val="34"/>
                    <w:szCs w:val="34"/>
                  </w:rPr>
                  <m:t>h</m:t>
                </m:r>
              </m:sub>
            </m:sSub>
            <m:r>
              <w:rPr>
                <w:rFonts w:ascii="Cambria Math" w:hAnsi="Cambria Math"/>
                <w:sz w:val="34"/>
                <w:szCs w:val="34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/>
                    <w:sz w:val="34"/>
                    <w:szCs w:val="34"/>
                  </w:rPr>
                  <m:t>dc</m:t>
                </m:r>
              </m:e>
              <m:sub>
                <m:r>
                  <w:rPr>
                    <w:rFonts w:ascii="Cambria Math" w:hAnsi="Cambria Math"/>
                    <w:sz w:val="34"/>
                    <w:szCs w:val="34"/>
                  </w:rPr>
                  <m:t>h</m:t>
                </m:r>
                <m:r>
                  <w:rPr>
                    <w:rFonts w:ascii="Cambria Math" w:hAnsi="Cambria Math"/>
                    <w:sz w:val="34"/>
                    <w:szCs w:val="34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34"/>
                    <w:szCs w:val="34"/>
                  </w:rPr>
                </m:ctrlPr>
              </m:sSubPr>
              <m:e>
                <m:r>
                  <w:rPr>
                    <w:rFonts w:ascii="Cambria Math" w:hAnsi="Cambria Math"/>
                    <w:sz w:val="34"/>
                    <w:szCs w:val="34"/>
                  </w:rPr>
                  <m:t>dc</m:t>
                </m:r>
              </m:e>
              <m:sub>
                <m:r>
                  <w:rPr>
                    <w:rFonts w:ascii="Cambria Math" w:hAnsi="Cambria Math"/>
                    <w:sz w:val="34"/>
                    <w:szCs w:val="34"/>
                  </w:rPr>
                  <m:t>1</m:t>
                </m:r>
              </m:sub>
            </m:sSub>
          </m:den>
        </m:f>
      </m:oMath>
      <w:r w:rsidRPr="008425B4">
        <w:rPr>
          <w:sz w:val="34"/>
          <w:szCs w:val="34"/>
        </w:rPr>
        <w:t xml:space="preserve"> </w:t>
      </w:r>
      <w:r w:rsidRPr="008425B4">
        <w:rPr>
          <w:sz w:val="28"/>
          <w:szCs w:val="28"/>
        </w:rPr>
        <w:t>+ 1.</w:t>
      </w:r>
    </w:p>
    <w:p w14:paraId="1A8AEF2A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8425B4">
        <w:rPr>
          <w:sz w:val="28"/>
          <w:szCs w:val="28"/>
        </w:rPr>
        <w:t xml:space="preserve"> là độ chín của quả có thể thu hoạch.</w:t>
      </w:r>
    </w:p>
    <w:p w14:paraId="5F05E523" w14:textId="77777777" w:rsidR="000A2E2E" w:rsidRPr="008425B4" w:rsidRDefault="00E22632">
      <w:p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lastRenderedPageBreak/>
        <w:tab/>
      </w: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</m:t>
            </m:r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8425B4">
        <w:rPr>
          <w:sz w:val="28"/>
          <w:szCs w:val="28"/>
        </w:rPr>
        <w:t xml:space="preserve"> là độ chín hiện tại của quả đang ước tính (dựa trên số lượng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đỏ</w:t>
      </w:r>
      <w:proofErr w:type="spellEnd"/>
      <w:r w:rsidRPr="008425B4">
        <w:rPr>
          <w:sz w:val="28"/>
          <w:szCs w:val="28"/>
        </w:rPr>
        <w:t xml:space="preserve">, cam </w:t>
      </w:r>
      <w:proofErr w:type="spellStart"/>
      <w:r w:rsidRPr="008425B4">
        <w:rPr>
          <w:sz w:val="28"/>
          <w:szCs w:val="28"/>
        </w:rPr>
        <w:t>vàng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xanh</w:t>
      </w:r>
      <w:proofErr w:type="spellEnd"/>
      <w:r w:rsidRPr="008425B4">
        <w:rPr>
          <w:sz w:val="28"/>
          <w:szCs w:val="28"/>
        </w:rPr>
        <w:t>).</w:t>
      </w:r>
    </w:p>
    <w:p w14:paraId="0034697A" w14:textId="77777777" w:rsidR="000A2E2E" w:rsidRPr="008425B4" w:rsidRDefault="00E22632">
      <w:pPr>
        <w:spacing w:line="360" w:lineRule="auto"/>
        <w:jc w:val="both"/>
        <w:rPr>
          <w:sz w:val="34"/>
          <w:szCs w:val="34"/>
        </w:rPr>
      </w:pP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w:r w:rsidRPr="008425B4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8425B4">
        <w:rPr>
          <w:sz w:val="28"/>
          <w:szCs w:val="28"/>
        </w:rPr>
        <w:t xml:space="preserve"> là độ chín tăng mỗi ngày của quả cà chua.</w:t>
      </w:r>
    </w:p>
    <w:p w14:paraId="75BF2729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Half Red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Red </w:t>
      </w:r>
      <w:proofErr w:type="spellStart"/>
      <w:r w:rsidRPr="008425B4">
        <w:rPr>
          <w:sz w:val="28"/>
          <w:szCs w:val="28"/>
        </w:rPr>
        <w:t>thì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>.</w:t>
      </w:r>
    </w:p>
    <w:p w14:paraId="414E58CA" w14:textId="77777777" w:rsidR="000A2E2E" w:rsidRPr="008425B4" w:rsidRDefault="00E22632">
      <w:pPr>
        <w:spacing w:after="200" w:line="360" w:lineRule="auto"/>
        <w:jc w:val="both"/>
        <w:rPr>
          <w:sz w:val="34"/>
          <w:szCs w:val="34"/>
        </w:rPr>
      </w:pPr>
      <w:r w:rsidRPr="008425B4">
        <w:rPr>
          <w:sz w:val="34"/>
          <w:szCs w:val="34"/>
        </w:rPr>
        <w:tab/>
      </w:r>
    </w:p>
    <w:p w14:paraId="75B12036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r w:rsidRPr="008425B4">
        <w:br w:type="page"/>
      </w:r>
    </w:p>
    <w:p w14:paraId="272DA7DD" w14:textId="77777777" w:rsidR="000A2E2E" w:rsidRPr="008425B4" w:rsidRDefault="00E22632" w:rsidP="004718CB">
      <w:pPr>
        <w:pStyle w:val="Heading2"/>
        <w:rPr>
          <w:b w:val="0"/>
        </w:rPr>
      </w:pPr>
      <w:bookmarkStart w:id="92" w:name="_Toc135695383"/>
      <w:r w:rsidRPr="008425B4">
        <w:lastRenderedPageBreak/>
        <w:t xml:space="preserve">3.8. Giao </w:t>
      </w:r>
      <w:proofErr w:type="spellStart"/>
      <w:r w:rsidRPr="008425B4">
        <w:t>diện</w:t>
      </w:r>
      <w:proofErr w:type="spellEnd"/>
      <w:r w:rsidRPr="008425B4">
        <w:t xml:space="preserve"> </w:t>
      </w:r>
      <w:proofErr w:type="spellStart"/>
      <w:r w:rsidRPr="008425B4">
        <w:t>hệ</w:t>
      </w:r>
      <w:proofErr w:type="spellEnd"/>
      <w:r w:rsidRPr="008425B4">
        <w:t xml:space="preserve"> </w:t>
      </w:r>
      <w:proofErr w:type="spellStart"/>
      <w:r w:rsidRPr="008425B4">
        <w:t>thống</w:t>
      </w:r>
      <w:bookmarkEnd w:id="92"/>
      <w:proofErr w:type="spellEnd"/>
    </w:p>
    <w:p w14:paraId="1D8D80A9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Giao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Tkinter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Tkinter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hợp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sẵn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Python,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lớp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họa</w:t>
      </w:r>
      <w:proofErr w:type="spellEnd"/>
      <w:r w:rsidRPr="008425B4">
        <w:rPr>
          <w:sz w:val="28"/>
          <w:szCs w:val="28"/>
        </w:rPr>
        <w:t xml:space="preserve"> (GUI)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desktop. </w:t>
      </w:r>
      <w:proofErr w:type="spellStart"/>
      <w:r w:rsidRPr="008425B4">
        <w:rPr>
          <w:sz w:val="28"/>
          <w:szCs w:val="28"/>
        </w:rPr>
        <w:t>Tkinter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toolkit </w:t>
      </w:r>
      <w:proofErr w:type="spellStart"/>
      <w:r w:rsidRPr="008425B4">
        <w:rPr>
          <w:sz w:val="28"/>
          <w:szCs w:val="28"/>
        </w:rPr>
        <w:t>đồ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họa</w:t>
      </w:r>
      <w:proofErr w:type="spellEnd"/>
      <w:r w:rsidRPr="008425B4">
        <w:rPr>
          <w:sz w:val="28"/>
          <w:szCs w:val="28"/>
        </w:rPr>
        <w:t xml:space="preserve"> Tk,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toolkit </w:t>
      </w:r>
      <w:proofErr w:type="spellStart"/>
      <w:r w:rsidRPr="008425B4">
        <w:rPr>
          <w:sz w:val="28"/>
          <w:szCs w:val="28"/>
        </w:rPr>
        <w:t>đa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GUI.</w:t>
      </w:r>
    </w:p>
    <w:p w14:paraId="588D8FC9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2CF8E1D9" wp14:editId="62FD1BBF">
            <wp:extent cx="5846135" cy="3302000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1534E" w14:textId="5D5DCDEA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93" w:name="_Toc135697255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17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Giao </w:t>
      </w:r>
      <w:proofErr w:type="spellStart"/>
      <w:r w:rsidRPr="00F04180">
        <w:rPr>
          <w:color w:val="auto"/>
          <w:sz w:val="28"/>
          <w:szCs w:val="28"/>
        </w:rPr>
        <w:t>diện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của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hệ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thống</w:t>
      </w:r>
      <w:bookmarkEnd w:id="93"/>
      <w:proofErr w:type="spellEnd"/>
    </w:p>
    <w:p w14:paraId="17A24DF5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Giao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>:</w:t>
      </w:r>
    </w:p>
    <w:p w14:paraId="48955E16" w14:textId="77777777" w:rsidR="000A2E2E" w:rsidRPr="008425B4" w:rsidRDefault="00E22632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2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</w:p>
    <w:p w14:paraId="254740AB" w14:textId="77777777" w:rsidR="000A2E2E" w:rsidRPr="008425B4" w:rsidRDefault="00E22632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Danh </w:t>
      </w:r>
      <w:proofErr w:type="spellStart"/>
      <w:r w:rsidRPr="008425B4">
        <w:rPr>
          <w:sz w:val="28"/>
          <w:szCs w:val="28"/>
        </w:rPr>
        <w:t>sách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>(</w:t>
      </w:r>
      <w:proofErr w:type="spellStart"/>
      <w:proofErr w:type="gramEnd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xem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>)</w:t>
      </w:r>
    </w:p>
    <w:p w14:paraId="3988AF52" w14:textId="77777777" w:rsidR="000A2E2E" w:rsidRPr="008425B4" w:rsidRDefault="00E22632">
      <w:pPr>
        <w:numPr>
          <w:ilvl w:val="0"/>
          <w:numId w:val="17"/>
        </w:num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Ô </w:t>
      </w:r>
      <w:proofErr w:type="spellStart"/>
      <w:r w:rsidRPr="008425B4">
        <w:rPr>
          <w:sz w:val="28"/>
          <w:szCs w:val="28"/>
        </w:rPr>
        <w:t>cài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đặt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chứa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lựa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chọn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1 </w:t>
      </w:r>
      <w:proofErr w:type="spellStart"/>
      <w:r w:rsidRPr="008425B4">
        <w:rPr>
          <w:sz w:val="28"/>
          <w:szCs w:val="28"/>
        </w:rPr>
        <w:t>nút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nhấn</w:t>
      </w:r>
      <w:proofErr w:type="spellEnd"/>
    </w:p>
    <w:p w14:paraId="4BBAB667" w14:textId="77777777" w:rsidR="000A2E2E" w:rsidRPr="008425B4" w:rsidRDefault="00E22632">
      <w:pPr>
        <w:spacing w:after="200" w:line="360" w:lineRule="auto"/>
        <w:ind w:left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+Auto: </w:t>
      </w:r>
      <w:proofErr w:type="spellStart"/>
      <w:r w:rsidRPr="008425B4">
        <w:rPr>
          <w:sz w:val="28"/>
          <w:szCs w:val="28"/>
        </w:rPr>
        <w:t>chạy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giờ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đặt</w:t>
      </w:r>
      <w:proofErr w:type="spellEnd"/>
    </w:p>
    <w:p w14:paraId="54F4708C" w14:textId="77777777" w:rsidR="000A2E2E" w:rsidRPr="008425B4" w:rsidRDefault="00E22632">
      <w:pPr>
        <w:spacing w:after="200" w:line="360" w:lineRule="auto"/>
        <w:ind w:left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+Manual: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muốn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nút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</w:p>
    <w:p w14:paraId="408E909D" w14:textId="77777777" w:rsidR="000A2E2E" w:rsidRPr="008425B4" w:rsidRDefault="00E22632">
      <w:pPr>
        <w:numPr>
          <w:ilvl w:val="0"/>
          <w:numId w:val="18"/>
        </w:num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Ô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4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</w:t>
      </w:r>
    </w:p>
    <w:p w14:paraId="384EA423" w14:textId="77777777" w:rsidR="000A2E2E" w:rsidRPr="008425B4" w:rsidRDefault="00E22632">
      <w:pPr>
        <w:spacing w:after="200" w:line="360" w:lineRule="auto"/>
        <w:ind w:left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>+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</w:p>
    <w:p w14:paraId="3BFBA908" w14:textId="77777777" w:rsidR="000A2E2E" w:rsidRPr="008425B4" w:rsidRDefault="00E22632">
      <w:pPr>
        <w:spacing w:after="200" w:line="360" w:lineRule="auto"/>
        <w:ind w:left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lastRenderedPageBreak/>
        <w:t>+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đỏ</w:t>
      </w:r>
      <w:proofErr w:type="spellEnd"/>
    </w:p>
    <w:p w14:paraId="40907B56" w14:textId="77777777" w:rsidR="000A2E2E" w:rsidRPr="008425B4" w:rsidRDefault="00E22632">
      <w:pPr>
        <w:spacing w:after="200" w:line="360" w:lineRule="auto"/>
        <w:ind w:left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>+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cam</w:t>
      </w:r>
    </w:p>
    <w:p w14:paraId="01D86D82" w14:textId="77777777" w:rsidR="000A2E2E" w:rsidRPr="008425B4" w:rsidRDefault="00E22632">
      <w:pPr>
        <w:spacing w:after="200" w:line="360" w:lineRule="auto"/>
        <w:ind w:left="720"/>
        <w:jc w:val="both"/>
        <w:rPr>
          <w:sz w:val="28"/>
          <w:szCs w:val="28"/>
        </w:rPr>
      </w:pPr>
      <w:r w:rsidRPr="008425B4">
        <w:rPr>
          <w:sz w:val="28"/>
          <w:szCs w:val="28"/>
        </w:rPr>
        <w:t>+</w:t>
      </w:r>
      <w:proofErr w:type="spellStart"/>
      <w:r w:rsidRPr="008425B4">
        <w:rPr>
          <w:sz w:val="28"/>
          <w:szCs w:val="28"/>
        </w:rPr>
        <w:t>Tổng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xanh</w:t>
      </w:r>
      <w:proofErr w:type="spellEnd"/>
    </w:p>
    <w:p w14:paraId="66EDD0D7" w14:textId="77777777" w:rsidR="000A2E2E" w:rsidRPr="008425B4" w:rsidRDefault="00E22632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Ô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chi </w:t>
      </w:r>
      <w:proofErr w:type="spellStart"/>
      <w:r w:rsidRPr="008425B4">
        <w:rPr>
          <w:sz w:val="28"/>
          <w:szCs w:val="28"/>
        </w:rPr>
        <w:t>tiết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vừa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5 </w:t>
      </w:r>
      <w:proofErr w:type="spellStart"/>
      <w:r w:rsidRPr="008425B4">
        <w:rPr>
          <w:sz w:val="28"/>
          <w:szCs w:val="28"/>
        </w:rPr>
        <w:t>cột</w:t>
      </w:r>
      <w:proofErr w:type="spellEnd"/>
      <w:r w:rsidRPr="008425B4">
        <w:rPr>
          <w:sz w:val="28"/>
          <w:szCs w:val="28"/>
        </w:rPr>
        <w:t xml:space="preserve">, 4 </w:t>
      </w:r>
      <w:proofErr w:type="spellStart"/>
      <w:r w:rsidRPr="008425B4">
        <w:rPr>
          <w:sz w:val="28"/>
          <w:szCs w:val="28"/>
        </w:rPr>
        <w:t>hàng</w:t>
      </w:r>
      <w:proofErr w:type="spellEnd"/>
    </w:p>
    <w:p w14:paraId="4C71C649" w14:textId="77777777" w:rsidR="000A2E2E" w:rsidRPr="008425B4" w:rsidRDefault="00E22632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</w:p>
    <w:p w14:paraId="43D0CADE" w14:textId="77777777" w:rsidR="000A2E2E" w:rsidRPr="008425B4" w:rsidRDefault="00E22632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</w:p>
    <w:p w14:paraId="3C037327" w14:textId="77777777" w:rsidR="000A2E2E" w:rsidRPr="008425B4" w:rsidRDefault="00E22632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</w:p>
    <w:p w14:paraId="6B65641A" w14:textId="77777777" w:rsidR="000A2E2E" w:rsidRPr="008425B4" w:rsidRDefault="00E22632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</w:p>
    <w:p w14:paraId="2BBE177B" w14:textId="77777777" w:rsidR="000A2E2E" w:rsidRPr="008425B4" w:rsidRDefault="00E22632">
      <w:pPr>
        <w:numPr>
          <w:ilvl w:val="0"/>
          <w:numId w:val="3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</w:p>
    <w:p w14:paraId="3697A206" w14:textId="77777777" w:rsidR="000A2E2E" w:rsidRPr="008425B4" w:rsidRDefault="00E22632" w:rsidP="004718CB">
      <w:pPr>
        <w:pStyle w:val="Heading2"/>
        <w:rPr>
          <w:b w:val="0"/>
        </w:rPr>
      </w:pPr>
      <w:bookmarkStart w:id="94" w:name="_Toc135695384"/>
      <w:r w:rsidRPr="008425B4">
        <w:t xml:space="preserve">3.9. </w:t>
      </w:r>
      <w:proofErr w:type="spellStart"/>
      <w:r w:rsidRPr="008425B4">
        <w:t>Cách</w:t>
      </w:r>
      <w:proofErr w:type="spellEnd"/>
      <w:r w:rsidRPr="008425B4">
        <w:t xml:space="preserve"> </w:t>
      </w:r>
      <w:proofErr w:type="spellStart"/>
      <w:r w:rsidRPr="008425B4">
        <w:t>chươ</w:t>
      </w:r>
      <w:r w:rsidRPr="008425B4">
        <w:t>ng</w:t>
      </w:r>
      <w:proofErr w:type="spellEnd"/>
      <w:r w:rsidRPr="008425B4">
        <w:t xml:space="preserve"> </w:t>
      </w:r>
      <w:proofErr w:type="spellStart"/>
      <w:r w:rsidRPr="008425B4">
        <w:t>trình</w:t>
      </w:r>
      <w:proofErr w:type="spellEnd"/>
      <w:r w:rsidRPr="008425B4">
        <w:t xml:space="preserve"> </w:t>
      </w:r>
      <w:proofErr w:type="spellStart"/>
      <w:r w:rsidRPr="008425B4">
        <w:t>hoạt</w:t>
      </w:r>
      <w:proofErr w:type="spellEnd"/>
      <w:r w:rsidRPr="008425B4">
        <w:t xml:space="preserve"> </w:t>
      </w:r>
      <w:proofErr w:type="spellStart"/>
      <w:r w:rsidRPr="008425B4">
        <w:t>động</w:t>
      </w:r>
      <w:bookmarkEnd w:id="94"/>
      <w:proofErr w:type="spellEnd"/>
    </w:p>
    <w:p w14:paraId="722F9FEF" w14:textId="77777777" w:rsidR="000A2E2E" w:rsidRPr="008425B4" w:rsidRDefault="00E22632">
      <w:pPr>
        <w:spacing w:after="200" w:line="360" w:lineRule="auto"/>
        <w:jc w:val="both"/>
        <w:rPr>
          <w:b/>
          <w:sz w:val="28"/>
          <w:szCs w:val="28"/>
        </w:rPr>
      </w:pP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231E4707" wp14:editId="5B97ACCF">
            <wp:extent cx="5846135" cy="35179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8FCF8" w14:textId="149C1C7B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95" w:name="_Toc135697256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18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Cách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chương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trình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hoạt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động</w:t>
      </w:r>
      <w:bookmarkEnd w:id="95"/>
      <w:proofErr w:type="spellEnd"/>
    </w:p>
    <w:p w14:paraId="2C5FD93D" w14:textId="77777777" w:rsidR="000A2E2E" w:rsidRPr="008425B4" w:rsidRDefault="00E22632">
      <w:pPr>
        <w:numPr>
          <w:ilvl w:val="0"/>
          <w:numId w:val="9"/>
        </w:num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Firebase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ESP8266</w:t>
      </w:r>
    </w:p>
    <w:p w14:paraId="741DC596" w14:textId="77777777" w:rsidR="000A2E2E" w:rsidRPr="008425B4" w:rsidRDefault="00E22632">
      <w:pPr>
        <w:spacing w:after="200" w:line="360" w:lineRule="auto"/>
        <w:ind w:left="720"/>
        <w:jc w:val="both"/>
        <w:rPr>
          <w:sz w:val="28"/>
          <w:szCs w:val="28"/>
        </w:rPr>
      </w:pPr>
      <w:r w:rsidRPr="008425B4">
        <w:rPr>
          <w:noProof/>
          <w:sz w:val="28"/>
          <w:szCs w:val="28"/>
        </w:rPr>
        <w:lastRenderedPageBreak/>
        <w:drawing>
          <wp:inline distT="114300" distB="114300" distL="114300" distR="114300" wp14:anchorId="64CD7629" wp14:editId="133ACF97">
            <wp:extent cx="2232660" cy="2926080"/>
            <wp:effectExtent l="0" t="0" r="0" b="762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2926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09260" w14:textId="7D1A52A8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96" w:name="_Toc135697257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19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Các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biến</w:t>
      </w:r>
      <w:proofErr w:type="spellEnd"/>
      <w:r w:rsidRPr="00F04180">
        <w:rPr>
          <w:color w:val="auto"/>
          <w:sz w:val="28"/>
          <w:szCs w:val="28"/>
        </w:rPr>
        <w:t xml:space="preserve"> Firebase </w:t>
      </w:r>
      <w:proofErr w:type="spellStart"/>
      <w:r w:rsidRPr="00F04180">
        <w:rPr>
          <w:color w:val="auto"/>
          <w:sz w:val="28"/>
          <w:szCs w:val="28"/>
        </w:rPr>
        <w:t>sử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dụng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khi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giao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tiếp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với</w:t>
      </w:r>
      <w:proofErr w:type="spellEnd"/>
      <w:r w:rsidRPr="00F04180">
        <w:rPr>
          <w:color w:val="auto"/>
          <w:sz w:val="28"/>
          <w:szCs w:val="28"/>
        </w:rPr>
        <w:t xml:space="preserve"> ESP8266</w:t>
      </w:r>
      <w:bookmarkEnd w:id="96"/>
    </w:p>
    <w:tbl>
      <w:tblPr>
        <w:tblStyle w:val="af"/>
        <w:tblW w:w="8488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30"/>
        <w:gridCol w:w="2829"/>
        <w:gridCol w:w="2829"/>
      </w:tblGrid>
      <w:tr w:rsidR="000A2E2E" w:rsidRPr="008425B4" w14:paraId="11B7D3F6" w14:textId="77777777" w:rsidTr="00F04180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A2D85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1262E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Kiểu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dữ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648A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Ý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0A2E2E" w:rsidRPr="008425B4" w14:paraId="13DA3DC1" w14:textId="77777777" w:rsidTr="00F04180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35F8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addPic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24E5F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8634" w14:textId="77777777" w:rsidR="000A2E2E" w:rsidRPr="008425B4" w:rsidRDefault="00E22632">
            <w:pPr>
              <w:widowControl w:val="0"/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biến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xét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quá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chụp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hoàn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thành</w:t>
            </w:r>
            <w:proofErr w:type="spellEnd"/>
            <w:r w:rsidRPr="008425B4">
              <w:rPr>
                <w:sz w:val="28"/>
                <w:szCs w:val="28"/>
              </w:rPr>
              <w:t xml:space="preserve"> hay </w:t>
            </w:r>
            <w:proofErr w:type="spellStart"/>
            <w:r w:rsidRPr="008425B4">
              <w:rPr>
                <w:sz w:val="28"/>
                <w:szCs w:val="28"/>
              </w:rPr>
              <w:t>chưa</w:t>
            </w:r>
            <w:proofErr w:type="spellEnd"/>
          </w:p>
        </w:tc>
      </w:tr>
      <w:tr w:rsidR="000A2E2E" w:rsidRPr="008425B4" w14:paraId="29CF870C" w14:textId="77777777" w:rsidTr="00F04180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FC5D1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done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4BF50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387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biến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xét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quá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động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hoàn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thành</w:t>
            </w:r>
            <w:proofErr w:type="spellEnd"/>
            <w:r w:rsidRPr="008425B4">
              <w:rPr>
                <w:sz w:val="28"/>
                <w:szCs w:val="28"/>
              </w:rPr>
              <w:t xml:space="preserve"> hay </w:t>
            </w:r>
            <w:proofErr w:type="spellStart"/>
            <w:r w:rsidRPr="008425B4">
              <w:rPr>
                <w:sz w:val="28"/>
                <w:szCs w:val="28"/>
              </w:rPr>
              <w:t>chưa</w:t>
            </w:r>
            <w:proofErr w:type="spellEnd"/>
          </w:p>
        </w:tc>
      </w:tr>
      <w:tr w:rsidR="000A2E2E" w:rsidRPr="000B0F45" w14:paraId="628E3CA3" w14:textId="77777777" w:rsidTr="00F04180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CB253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location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E142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B8948" w14:textId="77777777" w:rsidR="000A2E2E" w:rsidRPr="000B0F45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  <w:lang w:val="nb-NO"/>
              </w:rPr>
            </w:pPr>
            <w:r w:rsidRPr="000B0F45">
              <w:rPr>
                <w:sz w:val="28"/>
                <w:szCs w:val="28"/>
                <w:lang w:val="nb-NO"/>
              </w:rPr>
              <w:t>vị trí stepper motor sẽ chạy tới</w:t>
            </w:r>
          </w:p>
        </w:tc>
      </w:tr>
      <w:tr w:rsidR="000A2E2E" w:rsidRPr="008425B4" w14:paraId="16449570" w14:textId="77777777" w:rsidTr="00F04180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91CE0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run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560D1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088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biến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điều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khiển</w:t>
            </w:r>
            <w:proofErr w:type="spellEnd"/>
            <w:r w:rsidRPr="008425B4">
              <w:rPr>
                <w:sz w:val="28"/>
                <w:szCs w:val="28"/>
              </w:rPr>
              <w:t xml:space="preserve"> stepper </w:t>
            </w:r>
            <w:proofErr w:type="spellStart"/>
            <w:r w:rsidRPr="008425B4">
              <w:rPr>
                <w:sz w:val="28"/>
                <w:szCs w:val="28"/>
              </w:rPr>
              <w:t>chạy</w:t>
            </w:r>
            <w:proofErr w:type="spellEnd"/>
          </w:p>
        </w:tc>
      </w:tr>
      <w:tr w:rsidR="000A2E2E" w:rsidRPr="008425B4" w14:paraId="1D058C7C" w14:textId="77777777" w:rsidTr="00F04180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5B477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status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91DB6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598D9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trạng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mô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sẽ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0A2E2E" w:rsidRPr="008425B4" w14:paraId="5793FAE1" w14:textId="77777777" w:rsidTr="00F04180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27BE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time…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094CA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F175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thời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gian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chuẩn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bị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trạng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thái</w:t>
            </w:r>
            <w:proofErr w:type="spellEnd"/>
            <w:r w:rsidRPr="008425B4">
              <w:rPr>
                <w:sz w:val="28"/>
                <w:szCs w:val="28"/>
              </w:rPr>
              <w:t xml:space="preserve"> auto</w:t>
            </w:r>
          </w:p>
        </w:tc>
      </w:tr>
    </w:tbl>
    <w:p w14:paraId="630C80B9" w14:textId="77777777" w:rsidR="004718CB" w:rsidRPr="008425B4" w:rsidRDefault="004718CB" w:rsidP="004718CB">
      <w:pPr>
        <w:spacing w:after="200" w:line="360" w:lineRule="auto"/>
        <w:ind w:left="720"/>
        <w:jc w:val="center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Bảng</w:t>
      </w:r>
      <w:proofErr w:type="spellEnd"/>
      <w:r w:rsidRPr="008425B4">
        <w:rPr>
          <w:sz w:val="28"/>
          <w:szCs w:val="28"/>
        </w:rPr>
        <w:t xml:space="preserve"> 4: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biến</w:t>
      </w:r>
      <w:proofErr w:type="spellEnd"/>
      <w:r w:rsidRPr="008425B4">
        <w:rPr>
          <w:sz w:val="28"/>
          <w:szCs w:val="28"/>
        </w:rPr>
        <w:t xml:space="preserve"> Firebase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ESP-8266</w:t>
      </w:r>
    </w:p>
    <w:p w14:paraId="23DA86DA" w14:textId="77777777" w:rsidR="00F04180" w:rsidRDefault="00E22632" w:rsidP="00F04180">
      <w:pPr>
        <w:numPr>
          <w:ilvl w:val="0"/>
          <w:numId w:val="22"/>
        </w:num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lastRenderedPageBreak/>
        <w:t xml:space="preserve">Firebase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ESP32-cam: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ESP32-cam </w:t>
      </w:r>
      <w:proofErr w:type="spellStart"/>
      <w:r w:rsidRPr="008425B4">
        <w:rPr>
          <w:sz w:val="28"/>
          <w:szCs w:val="28"/>
        </w:rPr>
        <w:t>chụp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chuyển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trạm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truyền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lên</w:t>
      </w:r>
      <w:proofErr w:type="spellEnd"/>
      <w:r w:rsidRPr="008425B4">
        <w:rPr>
          <w:sz w:val="28"/>
          <w:szCs w:val="28"/>
        </w:rPr>
        <w:t xml:space="preserve"> Firebase. </w:t>
      </w:r>
    </w:p>
    <w:p w14:paraId="007DE78D" w14:textId="53EC1B27" w:rsidR="000A2E2E" w:rsidRPr="00F04180" w:rsidRDefault="00E22632" w:rsidP="00F04180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noProof/>
          <w:sz w:val="28"/>
          <w:szCs w:val="28"/>
        </w:rPr>
        <w:drawing>
          <wp:inline distT="114300" distB="114300" distL="114300" distR="114300" wp14:anchorId="254F2626" wp14:editId="68773C32">
            <wp:extent cx="5846135" cy="1676400"/>
            <wp:effectExtent l="0" t="0" r="0" b="0"/>
            <wp:docPr id="3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591E3" w14:textId="26C66DB6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97" w:name="_Toc135697258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20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Các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biến</w:t>
      </w:r>
      <w:proofErr w:type="spellEnd"/>
      <w:r w:rsidRPr="00F04180">
        <w:rPr>
          <w:color w:val="auto"/>
          <w:sz w:val="28"/>
          <w:szCs w:val="28"/>
        </w:rPr>
        <w:t xml:space="preserve"> Firebase </w:t>
      </w:r>
      <w:proofErr w:type="spellStart"/>
      <w:r w:rsidRPr="00F04180">
        <w:rPr>
          <w:color w:val="auto"/>
          <w:sz w:val="28"/>
          <w:szCs w:val="28"/>
        </w:rPr>
        <w:t>sử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dụng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khi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giao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tiếp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với</w:t>
      </w:r>
      <w:proofErr w:type="spellEnd"/>
      <w:r w:rsidRPr="00F04180">
        <w:rPr>
          <w:color w:val="auto"/>
          <w:sz w:val="28"/>
          <w:szCs w:val="28"/>
        </w:rPr>
        <w:t xml:space="preserve"> ESP32-Cam</w:t>
      </w:r>
      <w:bookmarkEnd w:id="97"/>
    </w:p>
    <w:p w14:paraId="286F28CF" w14:textId="77777777" w:rsidR="000A2E2E" w:rsidRPr="008425B4" w:rsidRDefault="00E22632" w:rsidP="00F04180">
      <w:pPr>
        <w:spacing w:after="200" w:line="360" w:lineRule="auto"/>
        <w:rPr>
          <w:sz w:val="28"/>
          <w:szCs w:val="28"/>
        </w:rPr>
      </w:pPr>
      <w:r w:rsidRPr="008425B4">
        <w:rPr>
          <w:noProof/>
          <w:sz w:val="28"/>
          <w:szCs w:val="28"/>
        </w:rPr>
        <w:drawing>
          <wp:inline distT="114300" distB="114300" distL="114300" distR="114300" wp14:anchorId="414D3370" wp14:editId="49BB3165">
            <wp:extent cx="5846135" cy="3175000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B04A46" w14:textId="0505AF4D" w:rsidR="000A2E2E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98" w:name="_Toc135697259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21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Các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biến</w:t>
      </w:r>
      <w:proofErr w:type="spellEnd"/>
      <w:r w:rsidRPr="00F04180">
        <w:rPr>
          <w:color w:val="auto"/>
          <w:sz w:val="28"/>
          <w:szCs w:val="28"/>
        </w:rPr>
        <w:t xml:space="preserve"> Firebase </w:t>
      </w:r>
      <w:proofErr w:type="spellStart"/>
      <w:r w:rsidRPr="00F04180">
        <w:rPr>
          <w:color w:val="auto"/>
          <w:sz w:val="28"/>
          <w:szCs w:val="28"/>
        </w:rPr>
        <w:t>sử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dụng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khi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giao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tiếp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với</w:t>
      </w:r>
      <w:proofErr w:type="spellEnd"/>
      <w:r w:rsidRPr="00F04180">
        <w:rPr>
          <w:color w:val="auto"/>
          <w:sz w:val="28"/>
          <w:szCs w:val="28"/>
        </w:rPr>
        <w:t xml:space="preserve"> ESP32-Cam</w:t>
      </w:r>
      <w:bookmarkEnd w:id="98"/>
    </w:p>
    <w:tbl>
      <w:tblPr>
        <w:tblStyle w:val="af0"/>
        <w:tblW w:w="8488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30"/>
        <w:gridCol w:w="2829"/>
        <w:gridCol w:w="2829"/>
      </w:tblGrid>
      <w:tr w:rsidR="000A2E2E" w:rsidRPr="008425B4" w14:paraId="5FC7775D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E2989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38E5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Tham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F9803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Ý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0A2E2E" w:rsidRPr="008425B4" w14:paraId="4DBB6837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B278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imgDetect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8C388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20F8C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sau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chuyển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về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chuỗi</w:t>
            </w:r>
            <w:proofErr w:type="spellEnd"/>
            <w:r w:rsidRPr="008425B4">
              <w:rPr>
                <w:sz w:val="28"/>
                <w:szCs w:val="28"/>
              </w:rPr>
              <w:t xml:space="preserve"> base 64</w:t>
            </w:r>
          </w:p>
        </w:tc>
      </w:tr>
      <w:tr w:rsidR="000A2E2E" w:rsidRPr="008425B4" w14:paraId="4F0D0E7C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F7A6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imgOri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63D7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  <w:p w14:paraId="2D08DBFD" w14:textId="77777777" w:rsidR="000A2E2E" w:rsidRPr="008425B4" w:rsidRDefault="000A2E2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4B2E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chuyển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về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lastRenderedPageBreak/>
              <w:t>chuỗi</w:t>
            </w:r>
            <w:proofErr w:type="spellEnd"/>
            <w:r w:rsidRPr="008425B4">
              <w:rPr>
                <w:sz w:val="28"/>
                <w:szCs w:val="28"/>
              </w:rPr>
              <w:t xml:space="preserve"> base 64</w:t>
            </w:r>
          </w:p>
        </w:tc>
      </w:tr>
      <w:tr w:rsidR="000A2E2E" w:rsidRPr="008425B4" w14:paraId="6E112B34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17EA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lastRenderedPageBreak/>
              <w:t>quantity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34DF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A252F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tổng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</w:p>
        </w:tc>
      </w:tr>
      <w:tr w:rsidR="000A2E2E" w:rsidRPr="008425B4" w14:paraId="562D1069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34D66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totalMass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CFDEC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62597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tổng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</w:p>
        </w:tc>
      </w:tr>
      <w:tr w:rsidR="000A2E2E" w:rsidRPr="008425B4" w14:paraId="403DE407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B5E0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detail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393EE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dictionary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ED352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thông</w:t>
            </w:r>
            <w:proofErr w:type="spellEnd"/>
            <w:r w:rsidRPr="008425B4">
              <w:rPr>
                <w:sz w:val="28"/>
                <w:szCs w:val="28"/>
              </w:rPr>
              <w:t xml:space="preserve"> tin chi </w:t>
            </w:r>
            <w:proofErr w:type="spellStart"/>
            <w:r w:rsidRPr="008425B4">
              <w:rPr>
                <w:sz w:val="28"/>
                <w:szCs w:val="28"/>
              </w:rPr>
              <w:t>tiết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từng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</w:p>
        </w:tc>
      </w:tr>
      <w:tr w:rsidR="000A2E2E" w:rsidRPr="008425B4" w14:paraId="798355A2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C878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bbox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47AF6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E0144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vị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từng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sau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</w:p>
        </w:tc>
      </w:tr>
      <w:tr w:rsidR="000A2E2E" w:rsidRPr="008425B4" w14:paraId="30421CE1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1014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conf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A9C38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D8BA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độ</w:t>
            </w:r>
            <w:proofErr w:type="spellEnd"/>
            <w:r w:rsidRPr="008425B4">
              <w:rPr>
                <w:sz w:val="28"/>
                <w:szCs w:val="28"/>
              </w:rPr>
              <w:t xml:space="preserve"> tin </w:t>
            </w:r>
            <w:proofErr w:type="spellStart"/>
            <w:r w:rsidRPr="008425B4">
              <w:rPr>
                <w:sz w:val="28"/>
                <w:szCs w:val="28"/>
              </w:rPr>
              <w:t>cậy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</w:p>
        </w:tc>
      </w:tr>
      <w:tr w:rsidR="000A2E2E" w:rsidRPr="008425B4" w14:paraId="49BC4143" w14:textId="77777777" w:rsidTr="004718CB">
        <w:trPr>
          <w:trHeight w:val="868"/>
        </w:trPr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ABE40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estimateDay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18745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F632C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tính</w:t>
            </w:r>
            <w:proofErr w:type="spellEnd"/>
          </w:p>
        </w:tc>
      </w:tr>
      <w:tr w:rsidR="000A2E2E" w:rsidRPr="008425B4" w14:paraId="41769521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7C9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mass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93B46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float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3B4A8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Khối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</w:p>
        </w:tc>
      </w:tr>
      <w:tr w:rsidR="000A2E2E" w:rsidRPr="008425B4" w14:paraId="080DD3D1" w14:textId="77777777" w:rsidTr="004718CB">
        <w:tc>
          <w:tcPr>
            <w:tcW w:w="2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F5D1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type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A432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FA65B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Giai </w:t>
            </w:r>
            <w:proofErr w:type="spellStart"/>
            <w:r w:rsidRPr="008425B4">
              <w:rPr>
                <w:sz w:val="28"/>
                <w:szCs w:val="28"/>
              </w:rPr>
              <w:t>đoạn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</w:p>
        </w:tc>
      </w:tr>
    </w:tbl>
    <w:p w14:paraId="1583BBD7" w14:textId="77777777" w:rsidR="004718CB" w:rsidRPr="008425B4" w:rsidRDefault="004718CB" w:rsidP="004718CB">
      <w:pPr>
        <w:spacing w:after="200" w:line="360" w:lineRule="auto"/>
        <w:ind w:left="720"/>
        <w:jc w:val="center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Bảng</w:t>
      </w:r>
      <w:proofErr w:type="spellEnd"/>
      <w:r w:rsidRPr="008425B4">
        <w:rPr>
          <w:sz w:val="28"/>
          <w:szCs w:val="28"/>
        </w:rPr>
        <w:t xml:space="preserve"> 5: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biến</w:t>
      </w:r>
      <w:proofErr w:type="spellEnd"/>
      <w:r w:rsidRPr="008425B4">
        <w:rPr>
          <w:sz w:val="28"/>
          <w:szCs w:val="28"/>
        </w:rPr>
        <w:t xml:space="preserve"> Firebase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ESP32-Cam</w:t>
      </w:r>
    </w:p>
    <w:p w14:paraId="79C9E272" w14:textId="77777777" w:rsidR="000A2E2E" w:rsidRPr="008425B4" w:rsidRDefault="00E22632">
      <w:pPr>
        <w:numPr>
          <w:ilvl w:val="0"/>
          <w:numId w:val="23"/>
        </w:numPr>
        <w:spacing w:before="200"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Firebase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</w:p>
    <w:tbl>
      <w:tblPr>
        <w:tblStyle w:val="af1"/>
        <w:tblW w:w="8488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30"/>
        <w:gridCol w:w="2829"/>
        <w:gridCol w:w="2829"/>
      </w:tblGrid>
      <w:tr w:rsidR="000A2E2E" w:rsidRPr="008425B4" w14:paraId="007074FB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12A39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D9B75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Tham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1ADAB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Ý </w:t>
            </w:r>
            <w:proofErr w:type="spellStart"/>
            <w:r w:rsidRPr="008425B4">
              <w:rPr>
                <w:sz w:val="28"/>
                <w:szCs w:val="28"/>
              </w:rPr>
              <w:t>nghĩa</w:t>
            </w:r>
            <w:proofErr w:type="spellEnd"/>
          </w:p>
        </w:tc>
      </w:tr>
      <w:tr w:rsidR="000A2E2E" w:rsidRPr="008425B4" w14:paraId="5A248103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7E52" w14:textId="77777777" w:rsidR="000A2E2E" w:rsidRPr="008425B4" w:rsidRDefault="00E22632">
            <w:pPr>
              <w:widowControl w:val="0"/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run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F1862" w14:textId="77777777" w:rsidR="000A2E2E" w:rsidRPr="008425B4" w:rsidRDefault="00E22632">
            <w:pPr>
              <w:widowControl w:val="0"/>
              <w:spacing w:after="20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5213" w14:textId="77777777" w:rsidR="000A2E2E" w:rsidRPr="008425B4" w:rsidRDefault="00E22632">
            <w:pPr>
              <w:widowControl w:val="0"/>
              <w:spacing w:after="20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biến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điều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khiển</w:t>
            </w:r>
            <w:proofErr w:type="spellEnd"/>
            <w:r w:rsidRPr="008425B4">
              <w:rPr>
                <w:sz w:val="28"/>
                <w:szCs w:val="28"/>
              </w:rPr>
              <w:t xml:space="preserve"> stepper </w:t>
            </w:r>
            <w:proofErr w:type="spellStart"/>
            <w:r w:rsidRPr="008425B4">
              <w:rPr>
                <w:sz w:val="28"/>
                <w:szCs w:val="28"/>
              </w:rPr>
              <w:t>chạy</w:t>
            </w:r>
            <w:proofErr w:type="spellEnd"/>
          </w:p>
        </w:tc>
      </w:tr>
      <w:tr w:rsidR="000A2E2E" w:rsidRPr="008425B4" w14:paraId="26DE8BDA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62F53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imgDetect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57D2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F6DF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sau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chuyển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về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chuỗi</w:t>
            </w:r>
            <w:proofErr w:type="spellEnd"/>
            <w:r w:rsidRPr="008425B4">
              <w:rPr>
                <w:sz w:val="28"/>
                <w:szCs w:val="28"/>
              </w:rPr>
              <w:t xml:space="preserve"> base 64</w:t>
            </w:r>
          </w:p>
        </w:tc>
      </w:tr>
      <w:tr w:rsidR="000A2E2E" w:rsidRPr="008425B4" w14:paraId="34FAB265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DE92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imgOri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25F9B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8B9D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hình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ảnh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chuyển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về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chuỗi</w:t>
            </w:r>
            <w:proofErr w:type="spellEnd"/>
            <w:r w:rsidRPr="008425B4">
              <w:rPr>
                <w:sz w:val="28"/>
                <w:szCs w:val="28"/>
              </w:rPr>
              <w:t xml:space="preserve"> base 64</w:t>
            </w:r>
          </w:p>
        </w:tc>
      </w:tr>
      <w:tr w:rsidR="000A2E2E" w:rsidRPr="008425B4" w14:paraId="05D98B99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A948D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quantity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1A01F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86FE6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tổng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</w:p>
        </w:tc>
      </w:tr>
      <w:tr w:rsidR="000A2E2E" w:rsidRPr="008425B4" w14:paraId="1D51B105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D132D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totalMass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475E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FA674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tổng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lastRenderedPageBreak/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</w:p>
        </w:tc>
      </w:tr>
      <w:tr w:rsidR="000A2E2E" w:rsidRPr="008425B4" w14:paraId="20A040DD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0D07A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lastRenderedPageBreak/>
              <w:t>detail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AB2FC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dictionary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13F25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thông</w:t>
            </w:r>
            <w:proofErr w:type="spellEnd"/>
            <w:r w:rsidRPr="008425B4">
              <w:rPr>
                <w:sz w:val="28"/>
                <w:szCs w:val="28"/>
              </w:rPr>
              <w:t xml:space="preserve"> tin chi </w:t>
            </w:r>
            <w:proofErr w:type="spellStart"/>
            <w:r w:rsidRPr="008425B4">
              <w:rPr>
                <w:sz w:val="28"/>
                <w:szCs w:val="28"/>
              </w:rPr>
              <w:t>tiết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từng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</w:p>
        </w:tc>
      </w:tr>
      <w:tr w:rsidR="000A2E2E" w:rsidRPr="008425B4" w14:paraId="1D110007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530A2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bbox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7823A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BE0EE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vị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từng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sau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khi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xử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lý</w:t>
            </w:r>
            <w:proofErr w:type="spellEnd"/>
          </w:p>
        </w:tc>
      </w:tr>
      <w:tr w:rsidR="000A2E2E" w:rsidRPr="008425B4" w14:paraId="2390F317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ABFCC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conf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CB1E0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0C421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độ</w:t>
            </w:r>
            <w:proofErr w:type="spellEnd"/>
            <w:r w:rsidRPr="008425B4">
              <w:rPr>
                <w:sz w:val="28"/>
                <w:szCs w:val="28"/>
              </w:rPr>
              <w:t xml:space="preserve"> tin </w:t>
            </w:r>
            <w:proofErr w:type="spellStart"/>
            <w:r w:rsidRPr="008425B4">
              <w:rPr>
                <w:sz w:val="28"/>
                <w:szCs w:val="28"/>
              </w:rPr>
              <w:t>cậy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</w:p>
        </w:tc>
      </w:tr>
      <w:tr w:rsidR="000A2E2E" w:rsidRPr="008425B4" w14:paraId="5E54720C" w14:textId="77777777">
        <w:trPr>
          <w:trHeight w:val="868"/>
        </w:trPr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A8FAD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estimateDay</w:t>
            </w:r>
            <w:proofErr w:type="spellEnd"/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69CEB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string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E9845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được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tính</w:t>
            </w:r>
            <w:proofErr w:type="spellEnd"/>
          </w:p>
        </w:tc>
      </w:tr>
      <w:tr w:rsidR="000A2E2E" w:rsidRPr="008425B4" w14:paraId="16663F54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0E40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mass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78991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float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52AC2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Khối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</w:p>
        </w:tc>
      </w:tr>
      <w:tr w:rsidR="000A2E2E" w:rsidRPr="008425B4" w14:paraId="78400EBC" w14:textId="77777777"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82DE3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type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55C65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int</w:t>
            </w:r>
          </w:p>
        </w:tc>
        <w:tc>
          <w:tcPr>
            <w:tcW w:w="28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65D24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 xml:space="preserve">Giai </w:t>
            </w:r>
            <w:proofErr w:type="spellStart"/>
            <w:r w:rsidRPr="008425B4">
              <w:rPr>
                <w:sz w:val="28"/>
                <w:szCs w:val="28"/>
              </w:rPr>
              <w:t>đoạn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chín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của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</w:p>
        </w:tc>
      </w:tr>
    </w:tbl>
    <w:p w14:paraId="4C822846" w14:textId="2B5AEE8F" w:rsidR="004718CB" w:rsidRPr="008425B4" w:rsidRDefault="004718CB" w:rsidP="004718CB">
      <w:pPr>
        <w:spacing w:after="200" w:line="360" w:lineRule="auto"/>
        <w:ind w:left="720"/>
        <w:jc w:val="center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Bảng</w:t>
      </w:r>
      <w:proofErr w:type="spellEnd"/>
      <w:r w:rsidRPr="008425B4">
        <w:rPr>
          <w:sz w:val="28"/>
          <w:szCs w:val="28"/>
        </w:rPr>
        <w:t xml:space="preserve"> </w:t>
      </w:r>
      <w:r w:rsidR="009B6C7C">
        <w:rPr>
          <w:sz w:val="28"/>
          <w:szCs w:val="28"/>
        </w:rPr>
        <w:t>6</w:t>
      </w:r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biến</w:t>
      </w:r>
      <w:proofErr w:type="spellEnd"/>
      <w:r w:rsidRPr="008425B4">
        <w:rPr>
          <w:sz w:val="28"/>
          <w:szCs w:val="28"/>
        </w:rPr>
        <w:t xml:space="preserve"> Firebase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commentRangeStart w:id="99"/>
      <w:proofErr w:type="spellStart"/>
      <w:r w:rsidRPr="008425B4">
        <w:rPr>
          <w:sz w:val="28"/>
          <w:szCs w:val="28"/>
        </w:rPr>
        <w:t>diện</w:t>
      </w:r>
      <w:commentRangeEnd w:id="99"/>
      <w:proofErr w:type="spellEnd"/>
      <w:r w:rsidR="000B0A56">
        <w:rPr>
          <w:rStyle w:val="CommentReference"/>
        </w:rPr>
        <w:commentReference w:id="99"/>
      </w:r>
    </w:p>
    <w:p w14:paraId="384FE783" w14:textId="77777777" w:rsidR="000A2E2E" w:rsidRPr="008425B4" w:rsidRDefault="000A2E2E" w:rsidP="004718CB">
      <w:pPr>
        <w:spacing w:after="200" w:line="360" w:lineRule="auto"/>
        <w:jc w:val="both"/>
        <w:rPr>
          <w:sz w:val="28"/>
          <w:szCs w:val="28"/>
        </w:rPr>
      </w:pPr>
    </w:p>
    <w:p w14:paraId="6C715D83" w14:textId="77777777" w:rsidR="000A2E2E" w:rsidRPr="008425B4" w:rsidRDefault="000A2E2E">
      <w:pPr>
        <w:spacing w:after="200" w:line="360" w:lineRule="auto"/>
        <w:ind w:left="720"/>
        <w:jc w:val="both"/>
        <w:rPr>
          <w:sz w:val="28"/>
          <w:szCs w:val="28"/>
        </w:rPr>
      </w:pPr>
    </w:p>
    <w:p w14:paraId="541D4B06" w14:textId="77777777" w:rsidR="000A2E2E" w:rsidRPr="008425B4" w:rsidRDefault="000A2E2E">
      <w:pPr>
        <w:spacing w:after="200" w:line="360" w:lineRule="auto"/>
        <w:jc w:val="both"/>
        <w:rPr>
          <w:sz w:val="28"/>
          <w:szCs w:val="28"/>
        </w:rPr>
      </w:pPr>
    </w:p>
    <w:p w14:paraId="02D3F655" w14:textId="77777777" w:rsidR="000A2E2E" w:rsidRPr="008425B4" w:rsidRDefault="00E22632">
      <w:pPr>
        <w:spacing w:after="200" w:line="360" w:lineRule="auto"/>
        <w:jc w:val="both"/>
      </w:pPr>
      <w:r w:rsidRPr="008425B4">
        <w:br w:type="page"/>
      </w:r>
    </w:p>
    <w:p w14:paraId="189DC37E" w14:textId="77777777" w:rsidR="000A2E2E" w:rsidRPr="008425B4" w:rsidRDefault="00E22632">
      <w:pPr>
        <w:pStyle w:val="Heading1"/>
        <w:keepNext w:val="0"/>
        <w:widowControl w:val="0"/>
        <w:spacing w:before="200" w:after="200" w:line="360" w:lineRule="auto"/>
      </w:pPr>
      <w:bookmarkStart w:id="100" w:name="_Toc135695385"/>
      <w:r w:rsidRPr="008425B4">
        <w:lastRenderedPageBreak/>
        <w:t>CHƯƠNG 4: KẾT QUẢ THỰC NGHIỆM</w:t>
      </w:r>
      <w:bookmarkEnd w:id="100"/>
      <w:r w:rsidRPr="008425B4">
        <w:t xml:space="preserve"> </w:t>
      </w:r>
    </w:p>
    <w:p w14:paraId="77617D7B" w14:textId="77777777" w:rsidR="000A2E2E" w:rsidRPr="008425B4" w:rsidRDefault="00E22632" w:rsidP="004718CB">
      <w:pPr>
        <w:pStyle w:val="Heading2"/>
      </w:pPr>
      <w:bookmarkStart w:id="101" w:name="_Toc135695386"/>
      <w:r w:rsidRPr="008425B4">
        <w:t xml:space="preserve">4.1. </w:t>
      </w:r>
      <w:proofErr w:type="spellStart"/>
      <w:r w:rsidRPr="008425B4">
        <w:t>Kết</w:t>
      </w:r>
      <w:proofErr w:type="spellEnd"/>
      <w:r w:rsidRPr="008425B4">
        <w:t xml:space="preserve"> </w:t>
      </w:r>
      <w:proofErr w:type="spellStart"/>
      <w:r w:rsidRPr="008425B4">
        <w:t>quả</w:t>
      </w:r>
      <w:bookmarkEnd w:id="101"/>
      <w:proofErr w:type="spellEnd"/>
    </w:p>
    <w:p w14:paraId="7217DE2D" w14:textId="77777777" w:rsidR="000A2E2E" w:rsidRPr="008425B4" w:rsidRDefault="00E22632" w:rsidP="004718CB">
      <w:pPr>
        <w:pStyle w:val="Heading3"/>
        <w:rPr>
          <w:b w:val="0"/>
        </w:rPr>
      </w:pPr>
      <w:bookmarkStart w:id="102" w:name="_Toc135695387"/>
      <w:r w:rsidRPr="008425B4">
        <w:t xml:space="preserve">4.1.1. </w:t>
      </w:r>
      <w:proofErr w:type="spellStart"/>
      <w:r w:rsidRPr="008425B4">
        <w:t>Kết</w:t>
      </w:r>
      <w:proofErr w:type="spellEnd"/>
      <w:r w:rsidRPr="008425B4">
        <w:t xml:space="preserve"> </w:t>
      </w:r>
      <w:proofErr w:type="spellStart"/>
      <w:r w:rsidRPr="008425B4">
        <w:t>quả</w:t>
      </w:r>
      <w:proofErr w:type="spellEnd"/>
      <w:r w:rsidRPr="008425B4">
        <w:t xml:space="preserve"> </w:t>
      </w:r>
      <w:proofErr w:type="spellStart"/>
      <w:r w:rsidRPr="008425B4">
        <w:t>huấn</w:t>
      </w:r>
      <w:proofErr w:type="spellEnd"/>
      <w:r w:rsidRPr="008425B4">
        <w:t xml:space="preserve"> </w:t>
      </w:r>
      <w:proofErr w:type="spellStart"/>
      <w:r w:rsidRPr="008425B4">
        <w:t>luyện</w:t>
      </w:r>
      <w:proofErr w:type="spellEnd"/>
      <w:r w:rsidRPr="008425B4">
        <w:t xml:space="preserve"> </w:t>
      </w:r>
      <w:proofErr w:type="spellStart"/>
      <w:r w:rsidRPr="008425B4">
        <w:t>bộ</w:t>
      </w:r>
      <w:proofErr w:type="spellEnd"/>
      <w:r w:rsidRPr="008425B4">
        <w:t xml:space="preserve"> </w:t>
      </w:r>
      <w:proofErr w:type="spellStart"/>
      <w:r w:rsidRPr="008425B4">
        <w:t>dữ</w:t>
      </w:r>
      <w:proofErr w:type="spellEnd"/>
      <w:r w:rsidRPr="008425B4">
        <w:t xml:space="preserve"> </w:t>
      </w:r>
      <w:proofErr w:type="spellStart"/>
      <w:r w:rsidRPr="008425B4">
        <w:t>liệu</w:t>
      </w:r>
      <w:proofErr w:type="spellEnd"/>
      <w:r w:rsidRPr="008425B4">
        <w:t xml:space="preserve"> 1</w:t>
      </w:r>
      <w:bookmarkEnd w:id="102"/>
    </w:p>
    <w:p w14:paraId="18B3665A" w14:textId="77777777" w:rsidR="000A2E2E" w:rsidRPr="008425B4" w:rsidRDefault="00E22632" w:rsidP="004718CB">
      <w:pPr>
        <w:spacing w:line="360" w:lineRule="auto"/>
        <w:rPr>
          <w:b/>
          <w:sz w:val="28"/>
          <w:szCs w:val="28"/>
        </w:rPr>
      </w:pP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>:</w:t>
      </w:r>
    </w:p>
    <w:p w14:paraId="356A43DE" w14:textId="77777777" w:rsidR="000A2E2E" w:rsidRPr="008425B4" w:rsidRDefault="00E22632" w:rsidP="004718CB">
      <w:pPr>
        <w:pStyle w:val="ListParagraph"/>
        <w:numPr>
          <w:ilvl w:val="0"/>
          <w:numId w:val="27"/>
        </w:numPr>
        <w:spacing w:line="360" w:lineRule="auto"/>
        <w:rPr>
          <w:b/>
          <w:sz w:val="28"/>
          <w:szCs w:val="28"/>
        </w:rPr>
      </w:pP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: best.pt </w:t>
      </w:r>
    </w:p>
    <w:p w14:paraId="48BA65D4" w14:textId="77777777" w:rsidR="000A2E2E" w:rsidRPr="008425B4" w:rsidRDefault="00E22632" w:rsidP="004718CB">
      <w:pPr>
        <w:pStyle w:val="ListParagraph"/>
        <w:numPr>
          <w:ilvl w:val="0"/>
          <w:numId w:val="27"/>
        </w:numPr>
        <w:spacing w:line="360" w:lineRule="auto"/>
        <w:rPr>
          <w:b/>
          <w:sz w:val="28"/>
          <w:szCs w:val="28"/>
        </w:rPr>
      </w:pP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>: last.pt</w:t>
      </w:r>
    </w:p>
    <w:p w14:paraId="31E1491D" w14:textId="77777777" w:rsidR="000A2E2E" w:rsidRPr="008425B4" w:rsidRDefault="00E22632" w:rsidP="004718CB">
      <w:pPr>
        <w:spacing w:line="360" w:lineRule="auto"/>
        <w:rPr>
          <w:b/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best.pt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. Thông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chi </w:t>
      </w:r>
      <w:proofErr w:type="spellStart"/>
      <w:r w:rsidRPr="008425B4">
        <w:rPr>
          <w:sz w:val="28"/>
          <w:szCs w:val="28"/>
        </w:rPr>
        <w:t>tiết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training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>.</w:t>
      </w:r>
    </w:p>
    <w:p w14:paraId="2ABEA1DF" w14:textId="77777777" w:rsidR="000A2E2E" w:rsidRPr="008425B4" w:rsidRDefault="00E22632" w:rsidP="008425B4">
      <w:bookmarkStart w:id="103" w:name="_heading=h.7rh0nzid9hf8" w:colFirst="0" w:colLast="0"/>
      <w:bookmarkEnd w:id="103"/>
      <w:r w:rsidRPr="008425B4">
        <w:rPr>
          <w:noProof/>
        </w:rPr>
        <w:drawing>
          <wp:inline distT="114300" distB="114300" distL="114300" distR="114300" wp14:anchorId="2D62C423" wp14:editId="410B4164">
            <wp:extent cx="5846135" cy="29210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3B0A1" w14:textId="42B22030" w:rsidR="008425B4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104" w:name="_Toc135697260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22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Kết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quả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huấn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luyện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bộ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dữ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liệu</w:t>
      </w:r>
      <w:proofErr w:type="spellEnd"/>
      <w:r w:rsidRPr="00F04180">
        <w:rPr>
          <w:color w:val="auto"/>
          <w:sz w:val="28"/>
          <w:szCs w:val="28"/>
        </w:rPr>
        <w:t xml:space="preserve"> 1</w:t>
      </w:r>
      <w:bookmarkEnd w:id="104"/>
    </w:p>
    <w:p w14:paraId="1CBBE66F" w14:textId="77777777" w:rsidR="000A2E2E" w:rsidRPr="008425B4" w:rsidRDefault="00E22632" w:rsidP="004718CB">
      <w:pPr>
        <w:pStyle w:val="Heading3"/>
        <w:rPr>
          <w:b w:val="0"/>
        </w:rPr>
      </w:pPr>
      <w:bookmarkStart w:id="105" w:name="_Toc135695388"/>
      <w:r w:rsidRPr="008425B4">
        <w:t xml:space="preserve">4.1.2. </w:t>
      </w:r>
      <w:proofErr w:type="spellStart"/>
      <w:r w:rsidRPr="008425B4">
        <w:t>Kết</w:t>
      </w:r>
      <w:proofErr w:type="spellEnd"/>
      <w:r w:rsidRPr="008425B4">
        <w:t xml:space="preserve"> </w:t>
      </w:r>
      <w:proofErr w:type="spellStart"/>
      <w:r w:rsidRPr="008425B4">
        <w:t>quả</w:t>
      </w:r>
      <w:proofErr w:type="spellEnd"/>
      <w:r w:rsidRPr="008425B4">
        <w:t xml:space="preserve"> </w:t>
      </w:r>
      <w:proofErr w:type="spellStart"/>
      <w:r w:rsidRPr="008425B4">
        <w:t>huấn</w:t>
      </w:r>
      <w:proofErr w:type="spellEnd"/>
      <w:r w:rsidRPr="008425B4">
        <w:t xml:space="preserve"> </w:t>
      </w:r>
      <w:proofErr w:type="spellStart"/>
      <w:r w:rsidRPr="008425B4">
        <w:t>luyện</w:t>
      </w:r>
      <w:proofErr w:type="spellEnd"/>
      <w:r w:rsidRPr="008425B4">
        <w:t xml:space="preserve"> </w:t>
      </w:r>
      <w:proofErr w:type="spellStart"/>
      <w:r w:rsidRPr="008425B4">
        <w:t>bộ</w:t>
      </w:r>
      <w:proofErr w:type="spellEnd"/>
      <w:r w:rsidRPr="008425B4">
        <w:t xml:space="preserve"> </w:t>
      </w:r>
      <w:proofErr w:type="spellStart"/>
      <w:r w:rsidRPr="008425B4">
        <w:t>dữ</w:t>
      </w:r>
      <w:proofErr w:type="spellEnd"/>
      <w:r w:rsidRPr="008425B4">
        <w:t xml:space="preserve"> </w:t>
      </w:r>
      <w:proofErr w:type="spellStart"/>
      <w:r w:rsidRPr="008425B4">
        <w:t>liệu</w:t>
      </w:r>
      <w:proofErr w:type="spellEnd"/>
      <w:r w:rsidRPr="008425B4">
        <w:t xml:space="preserve"> 2</w:t>
      </w:r>
      <w:bookmarkEnd w:id="105"/>
    </w:p>
    <w:p w14:paraId="6F83F0E9" w14:textId="77777777" w:rsidR="000A2E2E" w:rsidRPr="008425B4" w:rsidRDefault="00E22632" w:rsidP="004718CB">
      <w:pPr>
        <w:spacing w:line="360" w:lineRule="auto"/>
        <w:rPr>
          <w:b/>
          <w:sz w:val="28"/>
          <w:szCs w:val="28"/>
        </w:rPr>
      </w:pP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thúc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>:</w:t>
      </w:r>
    </w:p>
    <w:p w14:paraId="33BE0A83" w14:textId="77777777" w:rsidR="000A2E2E" w:rsidRPr="008425B4" w:rsidRDefault="00E22632" w:rsidP="004718CB">
      <w:pPr>
        <w:pStyle w:val="ListParagraph"/>
        <w:numPr>
          <w:ilvl w:val="0"/>
          <w:numId w:val="28"/>
        </w:numPr>
        <w:spacing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: best.pt </w:t>
      </w:r>
    </w:p>
    <w:p w14:paraId="1CA624C6" w14:textId="77777777" w:rsidR="000A2E2E" w:rsidRPr="008425B4" w:rsidRDefault="00E22632" w:rsidP="004718CB">
      <w:pPr>
        <w:pStyle w:val="ListParagraph"/>
        <w:numPr>
          <w:ilvl w:val="0"/>
          <w:numId w:val="28"/>
        </w:numPr>
        <w:spacing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huấn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luyện</w:t>
      </w:r>
      <w:proofErr w:type="spellEnd"/>
      <w:r w:rsidRPr="008425B4">
        <w:rPr>
          <w:sz w:val="28"/>
          <w:szCs w:val="28"/>
        </w:rPr>
        <w:t>: last.pt</w:t>
      </w:r>
    </w:p>
    <w:p w14:paraId="2CDD89F6" w14:textId="77777777" w:rsidR="000A2E2E" w:rsidRPr="008425B4" w:rsidRDefault="00E22632" w:rsidP="004718CB">
      <w:pPr>
        <w:spacing w:line="360" w:lineRule="auto"/>
        <w:rPr>
          <w:b/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best.pt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chương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. Thông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chi </w:t>
      </w:r>
      <w:proofErr w:type="spellStart"/>
      <w:r w:rsidRPr="008425B4">
        <w:rPr>
          <w:sz w:val="28"/>
          <w:szCs w:val="28"/>
        </w:rPr>
        <w:t>tiết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training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>.</w:t>
      </w:r>
    </w:p>
    <w:p w14:paraId="4A026787" w14:textId="77777777" w:rsidR="000A2E2E" w:rsidRPr="008425B4" w:rsidRDefault="00E22632" w:rsidP="004718CB">
      <w:pPr>
        <w:rPr>
          <w:b/>
          <w:sz w:val="28"/>
          <w:szCs w:val="28"/>
        </w:rPr>
      </w:pPr>
      <w:r w:rsidRPr="008425B4"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7D86886" wp14:editId="742EDCA8">
            <wp:extent cx="5846135" cy="29083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135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691B9" w14:textId="71BE36EA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106" w:name="_Toc135697261"/>
      <w:bookmarkStart w:id="107" w:name="_Toc135695389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23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Kết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quả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huấn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luyện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bộ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dữ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liệu</w:t>
      </w:r>
      <w:proofErr w:type="spellEnd"/>
      <w:r w:rsidRPr="00F04180">
        <w:rPr>
          <w:color w:val="auto"/>
          <w:sz w:val="28"/>
          <w:szCs w:val="28"/>
        </w:rPr>
        <w:t xml:space="preserve"> 2</w:t>
      </w:r>
      <w:bookmarkEnd w:id="106"/>
    </w:p>
    <w:p w14:paraId="181C09AB" w14:textId="77777777" w:rsidR="000A2E2E" w:rsidRPr="008425B4" w:rsidRDefault="00E22632" w:rsidP="004718CB">
      <w:pPr>
        <w:pStyle w:val="Heading2"/>
      </w:pPr>
      <w:r w:rsidRPr="008425B4">
        <w:t xml:space="preserve">4.2. </w:t>
      </w:r>
      <w:proofErr w:type="spellStart"/>
      <w:r w:rsidRPr="008425B4">
        <w:t>Thực</w:t>
      </w:r>
      <w:proofErr w:type="spellEnd"/>
      <w:r w:rsidRPr="008425B4">
        <w:t xml:space="preserve"> </w:t>
      </w:r>
      <w:proofErr w:type="spellStart"/>
      <w:r w:rsidRPr="008425B4">
        <w:t>nghiệm</w:t>
      </w:r>
      <w:proofErr w:type="spellEnd"/>
      <w:r w:rsidRPr="008425B4">
        <w:t xml:space="preserve"> </w:t>
      </w:r>
      <w:proofErr w:type="spellStart"/>
      <w:r w:rsidRPr="008425B4">
        <w:t>và</w:t>
      </w:r>
      <w:proofErr w:type="spellEnd"/>
      <w:r w:rsidRPr="008425B4">
        <w:t xml:space="preserve"> </w:t>
      </w:r>
      <w:proofErr w:type="spellStart"/>
      <w:r w:rsidRPr="008425B4">
        <w:t>đánh</w:t>
      </w:r>
      <w:proofErr w:type="spellEnd"/>
      <w:r w:rsidRPr="008425B4">
        <w:t xml:space="preserve"> </w:t>
      </w:r>
      <w:proofErr w:type="spellStart"/>
      <w:r w:rsidRPr="008425B4">
        <w:t>giá</w:t>
      </w:r>
      <w:bookmarkEnd w:id="107"/>
      <w:proofErr w:type="spellEnd"/>
    </w:p>
    <w:p w14:paraId="06AB98AD" w14:textId="77777777" w:rsidR="000A2E2E" w:rsidRPr="008425B4" w:rsidRDefault="00E22632" w:rsidP="004718CB">
      <w:pPr>
        <w:spacing w:line="360" w:lineRule="auto"/>
        <w:rPr>
          <w:b/>
          <w:sz w:val="28"/>
          <w:szCs w:val="28"/>
        </w:rPr>
      </w:pP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2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kiện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buổi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buổi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đèn</w:t>
      </w:r>
      <w:proofErr w:type="spellEnd"/>
      <w:r w:rsidRPr="008425B4">
        <w:rPr>
          <w:sz w:val="28"/>
          <w:szCs w:val="28"/>
        </w:rPr>
        <w:t>.</w:t>
      </w:r>
    </w:p>
    <w:p w14:paraId="000CD721" w14:textId="77777777" w:rsidR="000A2E2E" w:rsidRPr="008425B4" w:rsidRDefault="00E22632">
      <w:pPr>
        <w:spacing w:before="200"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</w:t>
      </w:r>
      <w:r w:rsidRPr="008425B4">
        <w:rPr>
          <w:sz w:val="28"/>
          <w:szCs w:val="28"/>
        </w:rPr>
        <w:t>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: </w:t>
      </w:r>
    </w:p>
    <w:p w14:paraId="07A5BBE6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t xml:space="preserve">Precision: </w:t>
      </w:r>
      <w:proofErr w:type="spellStart"/>
      <w:r w:rsidRPr="008425B4">
        <w:rPr>
          <w:sz w:val="28"/>
          <w:szCs w:val="28"/>
        </w:rPr>
        <w:t>Biểu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;</w:t>
      </w:r>
      <w:proofErr w:type="gramEnd"/>
    </w:p>
    <w:p w14:paraId="7C260ECA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t xml:space="preserve">Recall: </w:t>
      </w:r>
      <w:proofErr w:type="spellStart"/>
      <w:r w:rsidRPr="008425B4">
        <w:rPr>
          <w:sz w:val="28"/>
          <w:szCs w:val="28"/>
        </w:rPr>
        <w:t>Biểu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. </w:t>
      </w:r>
    </w:p>
    <w:p w14:paraId="5B1257A2" w14:textId="77777777" w:rsidR="000A2E2E" w:rsidRPr="008425B4" w:rsidRDefault="00E22632">
      <w:pPr>
        <w:spacing w:before="200" w:after="200" w:line="360" w:lineRule="auto"/>
        <w:rPr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ngọn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lửa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nhất</w:t>
      </w:r>
      <w:proofErr w:type="spellEnd"/>
      <w:r w:rsidRPr="008425B4">
        <w:rPr>
          <w:sz w:val="28"/>
          <w:szCs w:val="28"/>
        </w:rPr>
        <w:t xml:space="preserve"> do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Recall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tâm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hơn</w:t>
      </w:r>
      <w:proofErr w:type="spellEnd"/>
      <w:r w:rsidRPr="008425B4">
        <w:rPr>
          <w:sz w:val="28"/>
          <w:szCs w:val="28"/>
        </w:rPr>
        <w:t xml:space="preserve"> Precision. Recall </w:t>
      </w:r>
      <w:proofErr w:type="spellStart"/>
      <w:r w:rsidRPr="008425B4">
        <w:rPr>
          <w:sz w:val="28"/>
          <w:szCs w:val="28"/>
        </w:rPr>
        <w:t>càng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lửa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nghĩa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bỏ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sót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lửa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thấp</w:t>
      </w:r>
      <w:proofErr w:type="spellEnd"/>
      <w:r w:rsidRPr="008425B4">
        <w:rPr>
          <w:sz w:val="28"/>
          <w:szCs w:val="28"/>
        </w:rPr>
        <w:t>.</w:t>
      </w:r>
    </w:p>
    <w:p w14:paraId="69B8BA0A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: </w:t>
      </w:r>
    </w:p>
    <w:p w14:paraId="6EC609D1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t xml:space="preserve">Precision = 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TP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FP</m:t>
            </m:r>
          </m:den>
        </m:f>
      </m:oMath>
      <w:r w:rsidRPr="008425B4">
        <w:rPr>
          <w:sz w:val="28"/>
          <w:szCs w:val="28"/>
        </w:rPr>
        <w:t xml:space="preserve">  (1) </w:t>
      </w:r>
    </w:p>
    <w:p w14:paraId="3E737E41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: </w:t>
      </w:r>
    </w:p>
    <w:p w14:paraId="6FBF49AB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t xml:space="preserve">Recall =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TP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FN</m:t>
            </m:r>
          </m:den>
        </m:f>
      </m:oMath>
      <w:r w:rsidRPr="008425B4">
        <w:rPr>
          <w:sz w:val="28"/>
          <w:szCs w:val="28"/>
        </w:rPr>
        <w:t xml:space="preserve">  (2)</w:t>
      </w:r>
    </w:p>
    <w:p w14:paraId="187A1EF5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lastRenderedPageBreak/>
        <w:t xml:space="preserve">Trong </w:t>
      </w:r>
      <w:proofErr w:type="spellStart"/>
      <w:r w:rsidRPr="008425B4">
        <w:rPr>
          <w:sz w:val="28"/>
          <w:szCs w:val="28"/>
        </w:rPr>
        <w:t>đó</w:t>
      </w:r>
      <w:proofErr w:type="spellEnd"/>
      <w:r w:rsidRPr="008425B4">
        <w:rPr>
          <w:sz w:val="28"/>
          <w:szCs w:val="28"/>
        </w:rPr>
        <w:t xml:space="preserve">: </w:t>
      </w:r>
    </w:p>
    <w:p w14:paraId="20025DF8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t xml:space="preserve">TP - True Positive: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;</w:t>
      </w:r>
      <w:proofErr w:type="gramEnd"/>
      <w:r w:rsidRPr="008425B4">
        <w:rPr>
          <w:sz w:val="28"/>
          <w:szCs w:val="28"/>
        </w:rPr>
        <w:t xml:space="preserve"> </w:t>
      </w:r>
    </w:p>
    <w:p w14:paraId="15DBB914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t xml:space="preserve">FN - False Negative: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;</w:t>
      </w:r>
      <w:proofErr w:type="gramEnd"/>
      <w:r w:rsidRPr="008425B4">
        <w:rPr>
          <w:sz w:val="28"/>
          <w:szCs w:val="28"/>
        </w:rPr>
        <w:t xml:space="preserve"> </w:t>
      </w:r>
    </w:p>
    <w:p w14:paraId="295800C5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t xml:space="preserve">TN - True Negative: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proofErr w:type="gram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;</w:t>
      </w:r>
      <w:proofErr w:type="gramEnd"/>
      <w:r w:rsidRPr="008425B4">
        <w:rPr>
          <w:sz w:val="28"/>
          <w:szCs w:val="28"/>
        </w:rPr>
        <w:t xml:space="preserve"> </w:t>
      </w:r>
    </w:p>
    <w:p w14:paraId="30224A80" w14:textId="77777777" w:rsidR="000A2E2E" w:rsidRPr="008425B4" w:rsidRDefault="00E22632">
      <w:pPr>
        <w:spacing w:before="200" w:after="200" w:line="360" w:lineRule="auto"/>
        <w:ind w:firstLine="720"/>
        <w:rPr>
          <w:sz w:val="28"/>
          <w:szCs w:val="28"/>
        </w:rPr>
      </w:pPr>
      <w:r w:rsidRPr="008425B4">
        <w:rPr>
          <w:sz w:val="28"/>
          <w:szCs w:val="28"/>
        </w:rPr>
        <w:t xml:space="preserve">FP - False Positive: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dự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tượng</w:t>
      </w:r>
      <w:proofErr w:type="spellEnd"/>
      <w:r w:rsidRPr="008425B4">
        <w:rPr>
          <w:sz w:val="28"/>
          <w:szCs w:val="28"/>
        </w:rPr>
        <w:t>.</w:t>
      </w:r>
    </w:p>
    <w:p w14:paraId="2E90EE89" w14:textId="77777777" w:rsidR="000A2E2E" w:rsidRPr="008425B4" w:rsidRDefault="00E22632" w:rsidP="004718CB">
      <w:pPr>
        <w:pStyle w:val="Heading3"/>
        <w:rPr>
          <w:b w:val="0"/>
        </w:rPr>
      </w:pPr>
      <w:bookmarkStart w:id="108" w:name="_Toc135695390"/>
      <w:r w:rsidRPr="008425B4">
        <w:t xml:space="preserve">4.2.1. </w:t>
      </w:r>
      <w:proofErr w:type="spellStart"/>
      <w:r w:rsidRPr="008425B4">
        <w:t>Thực</w:t>
      </w:r>
      <w:proofErr w:type="spellEnd"/>
      <w:r w:rsidRPr="008425B4">
        <w:t xml:space="preserve"> </w:t>
      </w:r>
      <w:proofErr w:type="spellStart"/>
      <w:r w:rsidRPr="008425B4">
        <w:t>nghiệm</w:t>
      </w:r>
      <w:proofErr w:type="spellEnd"/>
      <w:r w:rsidRPr="008425B4">
        <w:t xml:space="preserve"> </w:t>
      </w:r>
      <w:proofErr w:type="spellStart"/>
      <w:r w:rsidRPr="008425B4">
        <w:t>với</w:t>
      </w:r>
      <w:proofErr w:type="spellEnd"/>
      <w:r w:rsidRPr="008425B4">
        <w:t xml:space="preserve"> </w:t>
      </w:r>
      <w:proofErr w:type="spellStart"/>
      <w:r w:rsidRPr="008425B4">
        <w:t>điều</w:t>
      </w:r>
      <w:proofErr w:type="spellEnd"/>
      <w:r w:rsidRPr="008425B4">
        <w:t xml:space="preserve"> </w:t>
      </w:r>
      <w:proofErr w:type="spellStart"/>
      <w:r w:rsidRPr="008425B4">
        <w:t>kiện</w:t>
      </w:r>
      <w:proofErr w:type="spellEnd"/>
      <w:r w:rsidRPr="008425B4">
        <w:t xml:space="preserve"> </w:t>
      </w:r>
      <w:proofErr w:type="spellStart"/>
      <w:r w:rsidRPr="008425B4">
        <w:t>ngoài</w:t>
      </w:r>
      <w:proofErr w:type="spellEnd"/>
      <w:r w:rsidRPr="008425B4">
        <w:t xml:space="preserve"> </w:t>
      </w:r>
      <w:proofErr w:type="spellStart"/>
      <w:r w:rsidRPr="008425B4">
        <w:t>trời</w:t>
      </w:r>
      <w:proofErr w:type="spellEnd"/>
      <w:r w:rsidRPr="008425B4">
        <w:t xml:space="preserve"> </w:t>
      </w:r>
      <w:proofErr w:type="spellStart"/>
      <w:r w:rsidRPr="008425B4">
        <w:t>buổi</w:t>
      </w:r>
      <w:proofErr w:type="spellEnd"/>
      <w:r w:rsidRPr="008425B4">
        <w:t xml:space="preserve"> </w:t>
      </w:r>
      <w:proofErr w:type="spellStart"/>
      <w:r w:rsidRPr="008425B4">
        <w:t>sáng</w:t>
      </w:r>
      <w:bookmarkEnd w:id="108"/>
      <w:proofErr w:type="spellEnd"/>
    </w:p>
    <w:p w14:paraId="091BD60A" w14:textId="77777777" w:rsidR="000A2E2E" w:rsidRPr="008425B4" w:rsidRDefault="00E22632">
      <w:pPr>
        <w:spacing w:before="200"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camera </w:t>
      </w:r>
      <w:proofErr w:type="spellStart"/>
      <w:r w:rsidRPr="008425B4">
        <w:rPr>
          <w:sz w:val="28"/>
          <w:szCs w:val="28"/>
        </w:rPr>
        <w:t>ngoài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đầy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đủ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sáng</w:t>
      </w:r>
      <w:proofErr w:type="spellEnd"/>
      <w:r w:rsidRPr="008425B4">
        <w:rPr>
          <w:sz w:val="28"/>
          <w:szCs w:val="28"/>
        </w:rPr>
        <w:t xml:space="preserve">. Camera </w:t>
      </w:r>
      <w:proofErr w:type="spellStart"/>
      <w:r w:rsidRPr="008425B4">
        <w:rPr>
          <w:sz w:val="28"/>
          <w:szCs w:val="28"/>
        </w:rPr>
        <w:t>chụp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gửi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trạm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trích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</w:t>
      </w:r>
      <w:r w:rsidRPr="008425B4">
        <w:rPr>
          <w:sz w:val="28"/>
          <w:szCs w:val="28"/>
        </w:rPr>
        <w:t>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640x480.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</w:p>
    <w:p w14:paraId="0BEEF010" w14:textId="77777777" w:rsidR="000A2E2E" w:rsidRPr="008425B4" w:rsidRDefault="00E22632">
      <w:pPr>
        <w:spacing w:before="200" w:after="200" w:line="360" w:lineRule="auto"/>
        <w:rPr>
          <w:b/>
          <w:sz w:val="28"/>
          <w:szCs w:val="28"/>
        </w:rPr>
      </w:pPr>
      <w:r w:rsidRPr="008425B4">
        <w:rPr>
          <w:b/>
          <w:sz w:val="28"/>
          <w:szCs w:val="28"/>
        </w:rPr>
        <w:tab/>
      </w:r>
      <w:r w:rsidRPr="008425B4">
        <w:rPr>
          <w:b/>
          <w:sz w:val="28"/>
          <w:szCs w:val="28"/>
        </w:rPr>
        <w:tab/>
      </w: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44D3FC29" wp14:editId="137D96BA">
            <wp:extent cx="3740468" cy="2796529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468" cy="2796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F2D5F" w14:textId="299B13EF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109" w:name="_Toc135697262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24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Ảnh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chụp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thực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nghiệm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với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điều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kiện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ngoài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trời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buổi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sáng</w:t>
      </w:r>
      <w:bookmarkEnd w:id="109"/>
      <w:proofErr w:type="spellEnd"/>
    </w:p>
    <w:p w14:paraId="047BBD65" w14:textId="77777777" w:rsidR="000A2E2E" w:rsidRPr="008425B4" w:rsidRDefault="00E22632">
      <w:pPr>
        <w:spacing w:before="200"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  <w:r w:rsidRPr="008425B4">
        <w:rPr>
          <w:sz w:val="28"/>
          <w:szCs w:val="28"/>
        </w:rPr>
        <w:t>:</w:t>
      </w:r>
    </w:p>
    <w:p w14:paraId="1A1D6E50" w14:textId="77777777" w:rsidR="000A2E2E" w:rsidRPr="008425B4" w:rsidRDefault="000A2E2E">
      <w:pPr>
        <w:spacing w:before="200" w:after="200" w:line="360" w:lineRule="auto"/>
        <w:rPr>
          <w:sz w:val="28"/>
          <w:szCs w:val="28"/>
        </w:rPr>
      </w:pPr>
    </w:p>
    <w:p w14:paraId="761DA363" w14:textId="77777777" w:rsidR="000A2E2E" w:rsidRPr="008425B4" w:rsidRDefault="000A2E2E">
      <w:pPr>
        <w:spacing w:before="200" w:after="200" w:line="360" w:lineRule="auto"/>
        <w:rPr>
          <w:sz w:val="28"/>
          <w:szCs w:val="28"/>
        </w:rPr>
      </w:pPr>
    </w:p>
    <w:tbl>
      <w:tblPr>
        <w:tblStyle w:val="af2"/>
        <w:tblW w:w="9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60"/>
        <w:gridCol w:w="3075"/>
        <w:gridCol w:w="3045"/>
      </w:tblGrid>
      <w:tr w:rsidR="000A2E2E" w:rsidRPr="008425B4" w14:paraId="6C6775DD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2133C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lastRenderedPageBreak/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8D1D1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Khối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623C9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</w:p>
        </w:tc>
      </w:tr>
      <w:tr w:rsidR="000A2E2E" w:rsidRPr="008425B4" w14:paraId="1A8D5997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180B1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</w:t>
            </w:r>
            <w:proofErr w:type="spellEnd"/>
            <w:r w:rsidRPr="008425B4">
              <w:rPr>
                <w:sz w:val="28"/>
                <w:szCs w:val="28"/>
              </w:rPr>
              <w:t xml:space="preserve"> 1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2F306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34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1F629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Còn</w:t>
            </w:r>
            <w:proofErr w:type="spellEnd"/>
            <w:r w:rsidRPr="008425B4">
              <w:rPr>
                <w:sz w:val="28"/>
                <w:szCs w:val="28"/>
              </w:rPr>
              <w:t xml:space="preserve"> 16 </w:t>
            </w:r>
            <w:proofErr w:type="spellStart"/>
            <w:r w:rsidRPr="008425B4">
              <w:rPr>
                <w:sz w:val="28"/>
                <w:szCs w:val="28"/>
              </w:rPr>
              <w:t>ngày</w:t>
            </w:r>
            <w:proofErr w:type="spellEnd"/>
          </w:p>
        </w:tc>
      </w:tr>
      <w:tr w:rsidR="000A2E2E" w:rsidRPr="008425B4" w14:paraId="2D2952B0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2AF67" w14:textId="77777777" w:rsidR="000A2E2E" w:rsidRPr="008425B4" w:rsidRDefault="00E22632">
            <w:pPr>
              <w:widowControl w:val="0"/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</w:t>
            </w:r>
            <w:proofErr w:type="spellEnd"/>
            <w:r w:rsidRPr="008425B4">
              <w:rPr>
                <w:sz w:val="28"/>
                <w:szCs w:val="28"/>
              </w:rPr>
              <w:t xml:space="preserve"> 2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FC913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42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1C2C1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hoạch</w:t>
            </w:r>
            <w:proofErr w:type="spellEnd"/>
          </w:p>
        </w:tc>
      </w:tr>
      <w:tr w:rsidR="000A2E2E" w:rsidRPr="008425B4" w14:paraId="6C9B536D" w14:textId="77777777"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E50F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</w:t>
            </w:r>
            <w:proofErr w:type="spellEnd"/>
            <w:r w:rsidRPr="008425B4">
              <w:rPr>
                <w:sz w:val="28"/>
                <w:szCs w:val="28"/>
              </w:rPr>
              <w:t xml:space="preserve"> 3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12FFC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70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AD7F3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hoạch</w:t>
            </w:r>
            <w:proofErr w:type="spellEnd"/>
          </w:p>
        </w:tc>
      </w:tr>
    </w:tbl>
    <w:p w14:paraId="4A71E97F" w14:textId="2952567B" w:rsidR="009B6C7C" w:rsidRDefault="009B6C7C" w:rsidP="009B6C7C">
      <w:pPr>
        <w:jc w:val="center"/>
        <w:rPr>
          <w:sz w:val="28"/>
          <w:szCs w:val="28"/>
        </w:rPr>
      </w:pPr>
      <w:bookmarkStart w:id="110" w:name="_Toc135695391"/>
      <w:proofErr w:type="spellStart"/>
      <w:r w:rsidRPr="009B6C7C">
        <w:rPr>
          <w:sz w:val="28"/>
          <w:szCs w:val="28"/>
        </w:rPr>
        <w:t>Bảng</w:t>
      </w:r>
      <w:proofErr w:type="spellEnd"/>
      <w:r w:rsidRPr="009B6C7C">
        <w:rPr>
          <w:sz w:val="28"/>
          <w:szCs w:val="28"/>
        </w:rPr>
        <w:t xml:space="preserve"> 7: </w:t>
      </w:r>
      <w:proofErr w:type="spellStart"/>
      <w:r w:rsidRPr="009B6C7C">
        <w:rPr>
          <w:sz w:val="28"/>
          <w:szCs w:val="28"/>
        </w:rPr>
        <w:t>Kết</w:t>
      </w:r>
      <w:proofErr w:type="spellEnd"/>
      <w:r w:rsidRPr="009B6C7C">
        <w:rPr>
          <w:sz w:val="28"/>
          <w:szCs w:val="28"/>
        </w:rPr>
        <w:t xml:space="preserve"> </w:t>
      </w:r>
      <w:proofErr w:type="spellStart"/>
      <w:r w:rsidRPr="009B6C7C">
        <w:rPr>
          <w:sz w:val="28"/>
          <w:szCs w:val="28"/>
        </w:rPr>
        <w:t>quả</w:t>
      </w:r>
      <w:proofErr w:type="spellEnd"/>
      <w:r w:rsidRPr="009B6C7C">
        <w:rPr>
          <w:sz w:val="28"/>
          <w:szCs w:val="28"/>
        </w:rPr>
        <w:t xml:space="preserve"> </w:t>
      </w:r>
      <w:proofErr w:type="spellStart"/>
      <w:r w:rsidRPr="009B6C7C">
        <w:rPr>
          <w:sz w:val="28"/>
          <w:szCs w:val="28"/>
        </w:rPr>
        <w:t>thực</w:t>
      </w:r>
      <w:proofErr w:type="spellEnd"/>
      <w:r w:rsidRPr="009B6C7C">
        <w:rPr>
          <w:sz w:val="28"/>
          <w:szCs w:val="28"/>
        </w:rPr>
        <w:t xml:space="preserve"> </w:t>
      </w:r>
      <w:proofErr w:type="spellStart"/>
      <w:r w:rsidRPr="009B6C7C">
        <w:rPr>
          <w:sz w:val="28"/>
          <w:szCs w:val="28"/>
        </w:rPr>
        <w:t>nghiệm</w:t>
      </w:r>
      <w:proofErr w:type="spellEnd"/>
      <w:r w:rsidRPr="009B6C7C">
        <w:rPr>
          <w:sz w:val="28"/>
          <w:szCs w:val="28"/>
        </w:rPr>
        <w:t xml:space="preserve"> ban </w:t>
      </w:r>
      <w:proofErr w:type="spellStart"/>
      <w:proofErr w:type="gramStart"/>
      <w:r w:rsidRPr="009B6C7C">
        <w:rPr>
          <w:sz w:val="28"/>
          <w:szCs w:val="28"/>
        </w:rPr>
        <w:t>ngày</w:t>
      </w:r>
      <w:proofErr w:type="spellEnd"/>
      <w:proofErr w:type="gramEnd"/>
    </w:p>
    <w:p w14:paraId="242784D4" w14:textId="77777777" w:rsidR="009B6C7C" w:rsidRPr="009B6C7C" w:rsidRDefault="009B6C7C" w:rsidP="009B6C7C">
      <w:pPr>
        <w:jc w:val="center"/>
        <w:rPr>
          <w:sz w:val="28"/>
          <w:szCs w:val="28"/>
        </w:rPr>
      </w:pPr>
    </w:p>
    <w:p w14:paraId="1DDC67BF" w14:textId="5A7EB851" w:rsidR="000A2E2E" w:rsidRPr="008425B4" w:rsidRDefault="00E22632" w:rsidP="004718CB">
      <w:pPr>
        <w:pStyle w:val="Heading3"/>
        <w:rPr>
          <w:b w:val="0"/>
        </w:rPr>
      </w:pPr>
      <w:r w:rsidRPr="008425B4">
        <w:t xml:space="preserve">4.2.2. </w:t>
      </w:r>
      <w:proofErr w:type="spellStart"/>
      <w:r w:rsidRPr="008425B4">
        <w:t>Thực</w:t>
      </w:r>
      <w:proofErr w:type="spellEnd"/>
      <w:r w:rsidRPr="008425B4">
        <w:t xml:space="preserve"> </w:t>
      </w:r>
      <w:proofErr w:type="spellStart"/>
      <w:r w:rsidRPr="008425B4">
        <w:t>nghiệm</w:t>
      </w:r>
      <w:proofErr w:type="spellEnd"/>
      <w:r w:rsidRPr="008425B4">
        <w:t xml:space="preserve"> </w:t>
      </w:r>
      <w:proofErr w:type="spellStart"/>
      <w:r w:rsidRPr="008425B4">
        <w:t>với</w:t>
      </w:r>
      <w:proofErr w:type="spellEnd"/>
      <w:r w:rsidRPr="008425B4">
        <w:t xml:space="preserve"> </w:t>
      </w:r>
      <w:proofErr w:type="spellStart"/>
      <w:r w:rsidRPr="008425B4">
        <w:t>điều</w:t>
      </w:r>
      <w:proofErr w:type="spellEnd"/>
      <w:r w:rsidRPr="008425B4">
        <w:t xml:space="preserve"> </w:t>
      </w:r>
      <w:proofErr w:type="spellStart"/>
      <w:r w:rsidRPr="008425B4">
        <w:t>kiện</w:t>
      </w:r>
      <w:proofErr w:type="spellEnd"/>
      <w:r w:rsidRPr="008425B4">
        <w:t xml:space="preserve"> </w:t>
      </w:r>
      <w:proofErr w:type="spellStart"/>
      <w:r w:rsidRPr="008425B4">
        <w:t>ngoài</w:t>
      </w:r>
      <w:proofErr w:type="spellEnd"/>
      <w:r w:rsidRPr="008425B4">
        <w:t xml:space="preserve"> </w:t>
      </w:r>
      <w:proofErr w:type="spellStart"/>
      <w:r w:rsidRPr="008425B4">
        <w:t>trời</w:t>
      </w:r>
      <w:proofErr w:type="spellEnd"/>
      <w:r w:rsidRPr="008425B4">
        <w:t xml:space="preserve"> </w:t>
      </w:r>
      <w:proofErr w:type="spellStart"/>
      <w:r w:rsidRPr="008425B4">
        <w:t>buổi</w:t>
      </w:r>
      <w:proofErr w:type="spellEnd"/>
      <w:r w:rsidRPr="008425B4">
        <w:t xml:space="preserve"> </w:t>
      </w:r>
      <w:proofErr w:type="spellStart"/>
      <w:r w:rsidRPr="008425B4">
        <w:t>tối</w:t>
      </w:r>
      <w:proofErr w:type="spellEnd"/>
      <w:r w:rsidRPr="008425B4">
        <w:t xml:space="preserve"> </w:t>
      </w:r>
      <w:proofErr w:type="spellStart"/>
      <w:r w:rsidRPr="008425B4">
        <w:t>có</w:t>
      </w:r>
      <w:proofErr w:type="spellEnd"/>
      <w:r w:rsidRPr="008425B4">
        <w:t xml:space="preserve"> </w:t>
      </w:r>
      <w:proofErr w:type="spellStart"/>
      <w:r w:rsidRPr="008425B4">
        <w:t>đèn</w:t>
      </w:r>
      <w:bookmarkEnd w:id="110"/>
      <w:proofErr w:type="spellEnd"/>
    </w:p>
    <w:p w14:paraId="2B84DAA3" w14:textId="77777777" w:rsidR="000A2E2E" w:rsidRPr="008425B4" w:rsidRDefault="00E22632">
      <w:pPr>
        <w:spacing w:before="200"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camera </w:t>
      </w:r>
      <w:proofErr w:type="spellStart"/>
      <w:r w:rsidRPr="008425B4">
        <w:rPr>
          <w:sz w:val="28"/>
          <w:szCs w:val="28"/>
        </w:rPr>
        <w:t>ngoài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ngoài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buổi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đèn</w:t>
      </w:r>
      <w:proofErr w:type="spellEnd"/>
      <w:r w:rsidRPr="008425B4">
        <w:rPr>
          <w:sz w:val="28"/>
          <w:szCs w:val="28"/>
        </w:rPr>
        <w:t xml:space="preserve">. Camera </w:t>
      </w:r>
      <w:proofErr w:type="spellStart"/>
      <w:r w:rsidRPr="008425B4">
        <w:rPr>
          <w:sz w:val="28"/>
          <w:szCs w:val="28"/>
        </w:rPr>
        <w:t>chụp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gửi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trạm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trích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thước</w:t>
      </w:r>
      <w:proofErr w:type="spellEnd"/>
      <w:r w:rsidRPr="008425B4">
        <w:rPr>
          <w:sz w:val="28"/>
          <w:szCs w:val="28"/>
        </w:rPr>
        <w:t xml:space="preserve"> 640x480.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sau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</w:p>
    <w:p w14:paraId="22C4674C" w14:textId="77777777" w:rsidR="000A2E2E" w:rsidRPr="008425B4" w:rsidRDefault="000A2E2E">
      <w:pPr>
        <w:spacing w:before="200" w:after="200" w:line="360" w:lineRule="auto"/>
        <w:rPr>
          <w:b/>
          <w:sz w:val="28"/>
          <w:szCs w:val="28"/>
        </w:rPr>
      </w:pPr>
    </w:p>
    <w:p w14:paraId="63BB9E68" w14:textId="77777777" w:rsidR="000A2E2E" w:rsidRPr="008425B4" w:rsidRDefault="00E22632">
      <w:pPr>
        <w:spacing w:before="200" w:after="200" w:line="360" w:lineRule="auto"/>
        <w:rPr>
          <w:b/>
          <w:sz w:val="28"/>
          <w:szCs w:val="28"/>
        </w:rPr>
      </w:pPr>
      <w:r w:rsidRPr="008425B4">
        <w:rPr>
          <w:b/>
          <w:sz w:val="28"/>
          <w:szCs w:val="28"/>
        </w:rPr>
        <w:tab/>
      </w:r>
      <w:r w:rsidRPr="008425B4">
        <w:rPr>
          <w:b/>
          <w:sz w:val="28"/>
          <w:szCs w:val="28"/>
        </w:rPr>
        <w:tab/>
      </w:r>
      <w:r w:rsidRPr="008425B4">
        <w:rPr>
          <w:b/>
          <w:noProof/>
          <w:sz w:val="28"/>
          <w:szCs w:val="28"/>
        </w:rPr>
        <w:drawing>
          <wp:inline distT="114300" distB="114300" distL="114300" distR="114300" wp14:anchorId="540C0B47" wp14:editId="6D1974FD">
            <wp:extent cx="4159568" cy="3116288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568" cy="3116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AF7DC" w14:textId="17930932" w:rsidR="00F04180" w:rsidRPr="00F04180" w:rsidRDefault="00F04180" w:rsidP="00F04180">
      <w:pPr>
        <w:pStyle w:val="Caption"/>
        <w:jc w:val="center"/>
        <w:rPr>
          <w:color w:val="auto"/>
          <w:sz w:val="28"/>
          <w:szCs w:val="28"/>
        </w:rPr>
      </w:pPr>
      <w:bookmarkStart w:id="111" w:name="_Toc135697263"/>
      <w:proofErr w:type="spellStart"/>
      <w:r w:rsidRPr="00F04180">
        <w:rPr>
          <w:color w:val="auto"/>
          <w:sz w:val="28"/>
          <w:szCs w:val="28"/>
        </w:rPr>
        <w:t>Hình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r w:rsidRPr="00F04180">
        <w:rPr>
          <w:color w:val="auto"/>
          <w:sz w:val="28"/>
          <w:szCs w:val="28"/>
        </w:rPr>
        <w:fldChar w:fldCharType="begin"/>
      </w:r>
      <w:r w:rsidRPr="00F04180">
        <w:rPr>
          <w:color w:val="auto"/>
          <w:sz w:val="28"/>
          <w:szCs w:val="28"/>
        </w:rPr>
        <w:instrText xml:space="preserve"> SEQ Hình \* ARABIC </w:instrText>
      </w:r>
      <w:r w:rsidRPr="00F04180">
        <w:rPr>
          <w:color w:val="auto"/>
          <w:sz w:val="28"/>
          <w:szCs w:val="28"/>
        </w:rPr>
        <w:fldChar w:fldCharType="separate"/>
      </w:r>
      <w:r w:rsidRPr="00F04180">
        <w:rPr>
          <w:noProof/>
          <w:color w:val="auto"/>
          <w:sz w:val="28"/>
          <w:szCs w:val="28"/>
        </w:rPr>
        <w:t>25</w:t>
      </w:r>
      <w:r w:rsidRPr="00F04180">
        <w:rPr>
          <w:color w:val="auto"/>
          <w:sz w:val="28"/>
          <w:szCs w:val="28"/>
        </w:rPr>
        <w:fldChar w:fldCharType="end"/>
      </w:r>
      <w:r w:rsidRPr="00F04180">
        <w:rPr>
          <w:color w:val="auto"/>
          <w:sz w:val="28"/>
          <w:szCs w:val="28"/>
        </w:rPr>
        <w:t xml:space="preserve">: </w:t>
      </w:r>
      <w:proofErr w:type="spellStart"/>
      <w:r w:rsidRPr="00F04180">
        <w:rPr>
          <w:color w:val="auto"/>
          <w:sz w:val="28"/>
          <w:szCs w:val="28"/>
        </w:rPr>
        <w:t>Ảnh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chụp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thực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nghiệm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với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điều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kiện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ngoài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trời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buổi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tối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có</w:t>
      </w:r>
      <w:proofErr w:type="spellEnd"/>
      <w:r w:rsidRPr="00F04180">
        <w:rPr>
          <w:color w:val="auto"/>
          <w:sz w:val="28"/>
          <w:szCs w:val="28"/>
        </w:rPr>
        <w:t xml:space="preserve"> </w:t>
      </w:r>
      <w:proofErr w:type="spellStart"/>
      <w:r w:rsidRPr="00F04180">
        <w:rPr>
          <w:color w:val="auto"/>
          <w:sz w:val="28"/>
          <w:szCs w:val="28"/>
        </w:rPr>
        <w:t>đèn</w:t>
      </w:r>
      <w:bookmarkEnd w:id="111"/>
      <w:proofErr w:type="spellEnd"/>
    </w:p>
    <w:p w14:paraId="637A48D1" w14:textId="77777777" w:rsidR="000A2E2E" w:rsidRPr="008425B4" w:rsidRDefault="00E22632">
      <w:pPr>
        <w:spacing w:before="200" w:after="200" w:line="360" w:lineRule="auto"/>
        <w:rPr>
          <w:sz w:val="28"/>
          <w:szCs w:val="28"/>
        </w:rPr>
      </w:pPr>
      <w:r w:rsidRPr="008425B4">
        <w:br w:type="page"/>
      </w:r>
    </w:p>
    <w:p w14:paraId="654862AC" w14:textId="77777777" w:rsidR="000A2E2E" w:rsidRPr="008425B4" w:rsidRDefault="00E22632">
      <w:pPr>
        <w:spacing w:before="200" w:after="200" w:line="360" w:lineRule="auto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lastRenderedPageBreak/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hoạch</w:t>
      </w:r>
      <w:proofErr w:type="spellEnd"/>
    </w:p>
    <w:tbl>
      <w:tblPr>
        <w:tblStyle w:val="af3"/>
        <w:tblW w:w="9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0"/>
        <w:gridCol w:w="3069"/>
        <w:gridCol w:w="3069"/>
      </w:tblGrid>
      <w:tr w:rsidR="000A2E2E" w:rsidRPr="008425B4" w14:paraId="4B9BF825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E5E24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E5602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Khối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56C8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Số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ngày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đến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hoạch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ước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lượng</w:t>
            </w:r>
            <w:proofErr w:type="spellEnd"/>
          </w:p>
        </w:tc>
      </w:tr>
      <w:tr w:rsidR="000A2E2E" w:rsidRPr="008425B4" w14:paraId="728F7474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B73D7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</w:t>
            </w:r>
            <w:proofErr w:type="spellEnd"/>
            <w:r w:rsidRPr="008425B4">
              <w:rPr>
                <w:sz w:val="28"/>
                <w:szCs w:val="28"/>
              </w:rPr>
              <w:t xml:space="preserve"> 1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D520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39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7F42F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hoạch</w:t>
            </w:r>
            <w:proofErr w:type="spellEnd"/>
          </w:p>
        </w:tc>
      </w:tr>
      <w:tr w:rsidR="000A2E2E" w:rsidRPr="008425B4" w14:paraId="4699F9E4" w14:textId="77777777"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38DFD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Trái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thứ</w:t>
            </w:r>
            <w:proofErr w:type="spellEnd"/>
            <w:r w:rsidRPr="008425B4">
              <w:rPr>
                <w:sz w:val="28"/>
                <w:szCs w:val="28"/>
              </w:rPr>
              <w:t xml:space="preserve"> 2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E286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80</w:t>
            </w:r>
          </w:p>
        </w:tc>
        <w:tc>
          <w:tcPr>
            <w:tcW w:w="30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10B1" w14:textId="77777777" w:rsidR="000A2E2E" w:rsidRPr="008425B4" w:rsidRDefault="00E226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Đã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có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thể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hoạch</w:t>
            </w:r>
            <w:proofErr w:type="spellEnd"/>
          </w:p>
        </w:tc>
      </w:tr>
    </w:tbl>
    <w:p w14:paraId="1C148463" w14:textId="5E9A7A7F" w:rsidR="000A2E2E" w:rsidRPr="008425B4" w:rsidRDefault="009B6C7C" w:rsidP="009B6C7C">
      <w:pPr>
        <w:spacing w:before="200" w:after="200"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8: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</w:p>
    <w:p w14:paraId="5A278B4D" w14:textId="77777777" w:rsidR="000A2E2E" w:rsidRPr="008425B4" w:rsidRDefault="000A2E2E">
      <w:pPr>
        <w:spacing w:before="200" w:after="200" w:line="360" w:lineRule="auto"/>
        <w:rPr>
          <w:b/>
          <w:sz w:val="28"/>
          <w:szCs w:val="28"/>
        </w:rPr>
      </w:pPr>
    </w:p>
    <w:p w14:paraId="3A17F1CC" w14:textId="77777777" w:rsidR="000A2E2E" w:rsidRPr="008425B4" w:rsidRDefault="00E22632">
      <w:pPr>
        <w:pStyle w:val="Heading1"/>
        <w:spacing w:after="200" w:line="360" w:lineRule="auto"/>
      </w:pPr>
      <w:bookmarkStart w:id="112" w:name="_heading=h.b9j25zrp02n5" w:colFirst="0" w:colLast="0"/>
      <w:bookmarkEnd w:id="112"/>
      <w:r w:rsidRPr="008425B4">
        <w:br w:type="page"/>
      </w:r>
      <w:commentRangeStart w:id="113"/>
      <w:commentRangeEnd w:id="113"/>
      <w:r>
        <w:rPr>
          <w:rStyle w:val="CommentReference"/>
          <w:b w:val="0"/>
        </w:rPr>
        <w:commentReference w:id="113"/>
      </w:r>
    </w:p>
    <w:p w14:paraId="43A3FD5F" w14:textId="77777777" w:rsidR="000A2E2E" w:rsidRPr="008425B4" w:rsidRDefault="00E22632" w:rsidP="004718CB">
      <w:pPr>
        <w:pStyle w:val="Heading1"/>
        <w:rPr>
          <w:sz w:val="32"/>
          <w:szCs w:val="32"/>
        </w:rPr>
      </w:pPr>
      <w:bookmarkStart w:id="114" w:name="_Toc135695392"/>
      <w:proofErr w:type="spellStart"/>
      <w:r w:rsidRPr="008425B4">
        <w:rPr>
          <w:sz w:val="32"/>
          <w:szCs w:val="32"/>
        </w:rPr>
        <w:lastRenderedPageBreak/>
        <w:t>Kết</w:t>
      </w:r>
      <w:proofErr w:type="spellEnd"/>
      <w:r w:rsidRPr="008425B4">
        <w:rPr>
          <w:sz w:val="32"/>
          <w:szCs w:val="32"/>
        </w:rPr>
        <w:t xml:space="preserve"> </w:t>
      </w:r>
      <w:proofErr w:type="spellStart"/>
      <w:r w:rsidRPr="008425B4">
        <w:rPr>
          <w:sz w:val="32"/>
          <w:szCs w:val="32"/>
        </w:rPr>
        <w:t>luận</w:t>
      </w:r>
      <w:proofErr w:type="spellEnd"/>
      <w:r w:rsidRPr="008425B4">
        <w:rPr>
          <w:sz w:val="32"/>
          <w:szCs w:val="32"/>
        </w:rPr>
        <w:t xml:space="preserve"> </w:t>
      </w:r>
      <w:proofErr w:type="spellStart"/>
      <w:r w:rsidRPr="008425B4">
        <w:rPr>
          <w:sz w:val="32"/>
          <w:szCs w:val="32"/>
        </w:rPr>
        <w:t>và</w:t>
      </w:r>
      <w:proofErr w:type="spellEnd"/>
      <w:r w:rsidRPr="008425B4">
        <w:rPr>
          <w:sz w:val="32"/>
          <w:szCs w:val="32"/>
        </w:rPr>
        <w:t xml:space="preserve"> </w:t>
      </w:r>
      <w:proofErr w:type="spellStart"/>
      <w:r w:rsidRPr="008425B4">
        <w:rPr>
          <w:sz w:val="32"/>
          <w:szCs w:val="32"/>
        </w:rPr>
        <w:t>kiến</w:t>
      </w:r>
      <w:proofErr w:type="spellEnd"/>
      <w:r w:rsidRPr="008425B4">
        <w:rPr>
          <w:sz w:val="32"/>
          <w:szCs w:val="32"/>
        </w:rPr>
        <w:t xml:space="preserve"> </w:t>
      </w:r>
      <w:proofErr w:type="spellStart"/>
      <w:r w:rsidRPr="008425B4">
        <w:rPr>
          <w:sz w:val="32"/>
          <w:szCs w:val="32"/>
        </w:rPr>
        <w:t>nghị</w:t>
      </w:r>
      <w:bookmarkEnd w:id="114"/>
      <w:proofErr w:type="spellEnd"/>
    </w:p>
    <w:p w14:paraId="053BEC53" w14:textId="77777777" w:rsidR="000A2E2E" w:rsidRPr="008425B4" w:rsidRDefault="00E22632">
      <w:pPr>
        <w:pStyle w:val="Heading2"/>
      </w:pPr>
      <w:bookmarkStart w:id="115" w:name="_Toc135695393"/>
      <w:proofErr w:type="spellStart"/>
      <w:r w:rsidRPr="008425B4">
        <w:t>Kết</w:t>
      </w:r>
      <w:proofErr w:type="spellEnd"/>
      <w:r w:rsidRPr="008425B4">
        <w:t xml:space="preserve"> </w:t>
      </w:r>
      <w:proofErr w:type="spellStart"/>
      <w:r w:rsidRPr="008425B4">
        <w:t>luận</w:t>
      </w:r>
      <w:proofErr w:type="spellEnd"/>
      <w:r w:rsidRPr="008425B4">
        <w:t>:</w:t>
      </w:r>
      <w:bookmarkEnd w:id="115"/>
    </w:p>
    <w:p w14:paraId="66E5D237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r w:rsidRPr="008425B4">
        <w:rPr>
          <w:sz w:val="28"/>
          <w:szCs w:val="28"/>
        </w:rPr>
        <w:t xml:space="preserve">Trong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xây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tuệ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tạo</w:t>
      </w:r>
      <w:proofErr w:type="spellEnd"/>
      <w:r w:rsidRPr="008425B4">
        <w:rPr>
          <w:sz w:val="28"/>
          <w:szCs w:val="28"/>
        </w:rPr>
        <w:t xml:space="preserve"> (AI)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vật</w:t>
      </w:r>
      <w:proofErr w:type="spellEnd"/>
      <w:r w:rsidRPr="008425B4">
        <w:rPr>
          <w:sz w:val="28"/>
          <w:szCs w:val="28"/>
        </w:rPr>
        <w:t xml:space="preserve"> (IoT)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màu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sắc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vườn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Mặc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mặt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đóng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góp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nhỏ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lĩnh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nghiệp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>.</w:t>
      </w:r>
    </w:p>
    <w:p w14:paraId="19BE6C50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Bằng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qua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 IoT, </w:t>
      </w:r>
      <w:proofErr w:type="spellStart"/>
      <w:r w:rsidRPr="008425B4">
        <w:rPr>
          <w:sz w:val="28"/>
          <w:szCs w:val="28"/>
        </w:rPr>
        <w:t>dữ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trữ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Firebase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truyền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ảnh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AI,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dạng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hữu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vườn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>.</w:t>
      </w:r>
    </w:p>
    <w:p w14:paraId="394DF4DB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vườn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</w:t>
      </w:r>
      <w:r w:rsidRPr="008425B4">
        <w:rPr>
          <w:sz w:val="28"/>
          <w:szCs w:val="28"/>
        </w:rPr>
        <w:t>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qua IoT, bao </w:t>
      </w:r>
      <w:proofErr w:type="spellStart"/>
      <w:r w:rsidRPr="008425B4">
        <w:rPr>
          <w:sz w:val="28"/>
          <w:szCs w:val="28"/>
        </w:rPr>
        <w:t>gồm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trường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chiếu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ẩm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khí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tưới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nước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che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lập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trước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Tuy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nhiên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</w:t>
      </w:r>
      <w:r w:rsidRPr="008425B4">
        <w:rPr>
          <w:sz w:val="28"/>
          <w:szCs w:val="28"/>
        </w:rPr>
        <w:t>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vẫn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thiện</w:t>
      </w:r>
      <w:proofErr w:type="spellEnd"/>
      <w:r w:rsidRPr="008425B4">
        <w:rPr>
          <w:sz w:val="28"/>
          <w:szCs w:val="28"/>
        </w:rPr>
        <w:t>.</w:t>
      </w:r>
    </w:p>
    <w:p w14:paraId="7EB74D72" w14:textId="77777777" w:rsidR="000A2E2E" w:rsidRPr="008425B4" w:rsidRDefault="00E22632">
      <w:pPr>
        <w:spacing w:after="200" w:line="360" w:lineRule="auto"/>
        <w:jc w:val="both"/>
      </w:pPr>
      <w:proofErr w:type="spellStart"/>
      <w:r w:rsidRPr="008425B4">
        <w:rPr>
          <w:sz w:val="28"/>
          <w:szCs w:val="28"/>
        </w:rPr>
        <w:t>Mặc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rằng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mang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AI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</w:t>
      </w:r>
      <w:r w:rsidRPr="008425B4">
        <w:rPr>
          <w:sz w:val="28"/>
          <w:szCs w:val="28"/>
        </w:rPr>
        <w:t>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nâng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>.</w:t>
      </w:r>
    </w:p>
    <w:p w14:paraId="59231116" w14:textId="77777777" w:rsidR="000A2E2E" w:rsidRPr="008425B4" w:rsidRDefault="00E22632">
      <w:pPr>
        <w:pStyle w:val="Heading2"/>
      </w:pPr>
      <w:bookmarkStart w:id="116" w:name="_Toc135695394"/>
      <w:proofErr w:type="spellStart"/>
      <w:r w:rsidRPr="008425B4">
        <w:t>Kiến</w:t>
      </w:r>
      <w:proofErr w:type="spellEnd"/>
      <w:r w:rsidRPr="008425B4">
        <w:t xml:space="preserve"> </w:t>
      </w:r>
      <w:proofErr w:type="spellStart"/>
      <w:r w:rsidRPr="008425B4">
        <w:t>nghi</w:t>
      </w:r>
      <w:proofErr w:type="spellEnd"/>
      <w:r w:rsidRPr="008425B4">
        <w:t>̣:</w:t>
      </w:r>
      <w:bookmarkEnd w:id="116"/>
    </w:p>
    <w:p w14:paraId="315370CE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Dựa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nhằm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vườn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AI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IoT:</w:t>
      </w:r>
    </w:p>
    <w:p w14:paraId="691B5351" w14:textId="77777777" w:rsidR="000A2E2E" w:rsidRPr="008425B4" w:rsidRDefault="00E22632">
      <w:pPr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lastRenderedPageBreak/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phẩm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yếu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như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đường</w:t>
      </w:r>
      <w:proofErr w:type="spellEnd"/>
      <w:r w:rsidRPr="008425B4">
        <w:rPr>
          <w:sz w:val="28"/>
          <w:szCs w:val="28"/>
        </w:rPr>
        <w:t xml:space="preserve">, acid,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béo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hàm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dưỡng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chi </w:t>
      </w:r>
      <w:proofErr w:type="spellStart"/>
      <w:r w:rsidRPr="008425B4">
        <w:rPr>
          <w:sz w:val="28"/>
          <w:szCs w:val="28"/>
        </w:rPr>
        <w:t>tiết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dưỡng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phẩm</w:t>
      </w:r>
      <w:proofErr w:type="spellEnd"/>
      <w:r w:rsidRPr="008425B4">
        <w:rPr>
          <w:sz w:val="28"/>
          <w:szCs w:val="28"/>
        </w:rPr>
        <w:t>.</w:t>
      </w:r>
    </w:p>
    <w:p w14:paraId="58584B60" w14:textId="77777777" w:rsidR="000A2E2E" w:rsidRPr="008425B4" w:rsidRDefault="00E22632">
      <w:pPr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thiện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hỗ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giao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người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thiết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giản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dễ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dễ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hiểu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cấp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dễ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dùng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lý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theo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dõi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trọng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về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vườn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trồng</w:t>
      </w:r>
      <w:proofErr w:type="spellEnd"/>
      <w:r w:rsidRPr="008425B4">
        <w:rPr>
          <w:sz w:val="28"/>
          <w:szCs w:val="28"/>
        </w:rPr>
        <w:t>.</w:t>
      </w:r>
    </w:p>
    <w:p w14:paraId="4E5092DE" w14:textId="77777777" w:rsidR="000A2E2E" w:rsidRPr="008425B4" w:rsidRDefault="00E22632">
      <w:pPr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tính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ổn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cậy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: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hoạt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tục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tin </w:t>
      </w:r>
      <w:proofErr w:type="spellStart"/>
      <w:r w:rsidRPr="008425B4">
        <w:rPr>
          <w:sz w:val="28"/>
          <w:szCs w:val="28"/>
        </w:rPr>
        <w:t>cậy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đảm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bảo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mạng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nối</w:t>
      </w:r>
      <w:proofErr w:type="spellEnd"/>
      <w:r w:rsidRPr="008425B4">
        <w:rPr>
          <w:sz w:val="28"/>
          <w:szCs w:val="28"/>
        </w:rPr>
        <w:t xml:space="preserve"> IoT </w:t>
      </w:r>
      <w:proofErr w:type="spellStart"/>
      <w:r w:rsidRPr="008425B4">
        <w:rPr>
          <w:sz w:val="28"/>
          <w:szCs w:val="28"/>
        </w:rPr>
        <w:t>ổn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chịu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tải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Đồng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thời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</w:t>
      </w:r>
      <w:r w:rsidRPr="008425B4">
        <w:rPr>
          <w:sz w:val="28"/>
          <w:szCs w:val="28"/>
        </w:rPr>
        <w:t>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đánh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định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khắc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phục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lỗi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cố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nhanh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chóng</w:t>
      </w:r>
      <w:proofErr w:type="spellEnd"/>
      <w:r w:rsidRPr="008425B4">
        <w:rPr>
          <w:sz w:val="28"/>
          <w:szCs w:val="28"/>
        </w:rPr>
        <w:t>.</w:t>
      </w:r>
    </w:p>
    <w:p w14:paraId="041F2532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Ngoài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chia </w:t>
      </w:r>
      <w:proofErr w:type="spellStart"/>
      <w:r w:rsidRPr="008425B4">
        <w:rPr>
          <w:sz w:val="28"/>
          <w:szCs w:val="28"/>
        </w:rPr>
        <w:t>sẻ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kết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thành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khai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vườn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được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thông</w:t>
      </w:r>
      <w:proofErr w:type="spellEnd"/>
      <w:r w:rsidRPr="008425B4">
        <w:rPr>
          <w:sz w:val="28"/>
          <w:szCs w:val="28"/>
        </w:rPr>
        <w:t xml:space="preserve"> </w:t>
      </w:r>
      <w:r w:rsidRPr="008425B4">
        <w:rPr>
          <w:sz w:val="28"/>
          <w:szCs w:val="28"/>
        </w:rPr>
        <w:t xml:space="preserve">qua </w:t>
      </w:r>
      <w:proofErr w:type="spellStart"/>
      <w:r w:rsidRPr="008425B4">
        <w:rPr>
          <w:sz w:val="28"/>
          <w:szCs w:val="28"/>
        </w:rPr>
        <w:t>bài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viết</w:t>
      </w:r>
      <w:proofErr w:type="spellEnd"/>
      <w:r w:rsidRPr="008425B4">
        <w:rPr>
          <w:sz w:val="28"/>
          <w:szCs w:val="28"/>
        </w:rPr>
        <w:t xml:space="preserve"> khoa </w:t>
      </w:r>
      <w:proofErr w:type="spellStart"/>
      <w:r w:rsidRPr="008425B4">
        <w:rPr>
          <w:sz w:val="28"/>
          <w:szCs w:val="28"/>
        </w:rPr>
        <w:t>học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báo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cáo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hoặc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tham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quan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giúp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tăng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cường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nhận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thức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khuyến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nghị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nghiệp</w:t>
      </w:r>
      <w:proofErr w:type="spellEnd"/>
      <w:r w:rsidRPr="008425B4">
        <w:rPr>
          <w:sz w:val="28"/>
          <w:szCs w:val="28"/>
        </w:rPr>
        <w:t>.</w:t>
      </w:r>
    </w:p>
    <w:p w14:paraId="39E29AC6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Cuố</w:t>
      </w:r>
      <w:r w:rsidRPr="008425B4">
        <w:rPr>
          <w:sz w:val="28"/>
          <w:szCs w:val="28"/>
        </w:rPr>
        <w:t>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cùng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việc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tục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ứng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AI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IoT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lĩnh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nghiệp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đặc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biệt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phân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loại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chăm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sóc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vườn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từ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là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một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tục</w:t>
      </w:r>
      <w:proofErr w:type="spellEnd"/>
      <w:r w:rsidRPr="008425B4">
        <w:rPr>
          <w:sz w:val="28"/>
          <w:szCs w:val="28"/>
        </w:rPr>
        <w:t xml:space="preserve">. </w:t>
      </w:r>
      <w:proofErr w:type="spellStart"/>
      <w:r w:rsidRPr="008425B4">
        <w:rPr>
          <w:sz w:val="28"/>
          <w:szCs w:val="28"/>
        </w:rPr>
        <w:t>Nhóm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nghiên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cứu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tiếp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tục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tìm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hiểu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thử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nghiệm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mới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tối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ưu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hóa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thuật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toán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mô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hình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thích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với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yêu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cầu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điều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kiện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cụ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của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nghiệp</w:t>
      </w:r>
      <w:proofErr w:type="spellEnd"/>
      <w:r w:rsidRPr="008425B4">
        <w:rPr>
          <w:sz w:val="28"/>
          <w:szCs w:val="28"/>
        </w:rPr>
        <w:t>.</w:t>
      </w:r>
    </w:p>
    <w:p w14:paraId="45586CD4" w14:textId="77777777" w:rsidR="000A2E2E" w:rsidRPr="008425B4" w:rsidRDefault="00E22632">
      <w:pPr>
        <w:spacing w:after="200" w:line="360" w:lineRule="auto"/>
        <w:jc w:val="both"/>
        <w:rPr>
          <w:sz w:val="28"/>
          <w:szCs w:val="28"/>
        </w:rPr>
      </w:pPr>
      <w:proofErr w:type="spellStart"/>
      <w:r w:rsidRPr="008425B4">
        <w:rPr>
          <w:sz w:val="28"/>
          <w:szCs w:val="28"/>
        </w:rPr>
        <w:t>Nhờ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những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nỗ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này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chúng</w:t>
      </w:r>
      <w:proofErr w:type="spellEnd"/>
      <w:r w:rsidRPr="008425B4">
        <w:rPr>
          <w:sz w:val="28"/>
          <w:szCs w:val="28"/>
        </w:rPr>
        <w:t xml:space="preserve"> ta </w:t>
      </w:r>
      <w:proofErr w:type="spellStart"/>
      <w:r w:rsidRPr="008425B4">
        <w:rPr>
          <w:sz w:val="28"/>
          <w:szCs w:val="28"/>
        </w:rPr>
        <w:t>có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thể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chỉ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nâng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hiệu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quả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quá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trình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sản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xuất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chua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mà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còn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mở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ra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cơ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hội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để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áp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dụng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nghệ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lastRenderedPageBreak/>
        <w:t>các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lĩnh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vực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nghiệp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khác</w:t>
      </w:r>
      <w:proofErr w:type="spellEnd"/>
      <w:r w:rsidRPr="008425B4">
        <w:rPr>
          <w:sz w:val="28"/>
          <w:szCs w:val="28"/>
        </w:rPr>
        <w:t xml:space="preserve">, </w:t>
      </w:r>
      <w:proofErr w:type="spellStart"/>
      <w:r w:rsidRPr="008425B4">
        <w:rPr>
          <w:sz w:val="28"/>
          <w:szCs w:val="28"/>
        </w:rPr>
        <w:t>góp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phần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sự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phát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triển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bền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vững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và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nâng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cao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chất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lượng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cuộc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sống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trong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cộng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đồng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nông</w:t>
      </w:r>
      <w:proofErr w:type="spellEnd"/>
      <w:r w:rsidRPr="008425B4">
        <w:rPr>
          <w:sz w:val="28"/>
          <w:szCs w:val="28"/>
        </w:rPr>
        <w:t xml:space="preserve"> </w:t>
      </w:r>
      <w:proofErr w:type="spellStart"/>
      <w:r w:rsidRPr="008425B4">
        <w:rPr>
          <w:sz w:val="28"/>
          <w:szCs w:val="28"/>
        </w:rPr>
        <w:t>dân</w:t>
      </w:r>
      <w:proofErr w:type="spellEnd"/>
      <w:r w:rsidRPr="008425B4">
        <w:rPr>
          <w:sz w:val="28"/>
          <w:szCs w:val="28"/>
        </w:rPr>
        <w:t>.</w:t>
      </w:r>
    </w:p>
    <w:p w14:paraId="6C53E51E" w14:textId="77777777" w:rsidR="000A2E2E" w:rsidRPr="008425B4" w:rsidRDefault="000A2E2E">
      <w:pPr>
        <w:spacing w:after="200" w:line="360" w:lineRule="auto"/>
        <w:jc w:val="both"/>
        <w:rPr>
          <w:sz w:val="28"/>
          <w:szCs w:val="28"/>
        </w:rPr>
      </w:pPr>
    </w:p>
    <w:p w14:paraId="6989A383" w14:textId="77777777" w:rsidR="000A2E2E" w:rsidRPr="008425B4" w:rsidRDefault="00E22632">
      <w:pPr>
        <w:pStyle w:val="Heading1"/>
      </w:pPr>
      <w:bookmarkStart w:id="117" w:name="_heading=h.8a350lpg2ksg" w:colFirst="0" w:colLast="0"/>
      <w:bookmarkEnd w:id="117"/>
      <w:r w:rsidRPr="008425B4">
        <w:br w:type="page"/>
      </w:r>
    </w:p>
    <w:p w14:paraId="6052BCEB" w14:textId="77777777" w:rsidR="000A2E2E" w:rsidRPr="008425B4" w:rsidRDefault="00E22632">
      <w:pPr>
        <w:pStyle w:val="Heading1"/>
      </w:pPr>
      <w:bookmarkStart w:id="118" w:name="_Toc135695395"/>
      <w:r w:rsidRPr="008425B4">
        <w:lastRenderedPageBreak/>
        <w:t>TÀI LIỆU THAM KHẢO</w:t>
      </w:r>
      <w:bookmarkEnd w:id="118"/>
    </w:p>
    <w:tbl>
      <w:tblPr>
        <w:tblStyle w:val="af4"/>
        <w:tblW w:w="9540" w:type="dxa"/>
        <w:tblLayout w:type="fixed"/>
        <w:tblLook w:val="0400" w:firstRow="0" w:lastRow="0" w:firstColumn="0" w:lastColumn="0" w:noHBand="0" w:noVBand="1"/>
      </w:tblPr>
      <w:tblGrid>
        <w:gridCol w:w="828"/>
        <w:gridCol w:w="8712"/>
      </w:tblGrid>
      <w:tr w:rsidR="000A2E2E" w:rsidRPr="008425B4" w14:paraId="7E580429" w14:textId="77777777">
        <w:trPr>
          <w:trHeight w:val="961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266587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11C3F0" w14:textId="77777777" w:rsidR="000A2E2E" w:rsidRPr="008425B4" w:rsidRDefault="00E22632">
            <w:pPr>
              <w:rPr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Agarwal S, Fulgoni V, Saman S, </w:t>
            </w:r>
            <w:proofErr w:type="gramStart"/>
            <w:r w:rsidRPr="008425B4">
              <w:rPr>
                <w:sz w:val="27"/>
                <w:szCs w:val="27"/>
              </w:rPr>
              <w:t>Lycopene</w:t>
            </w:r>
            <w:proofErr w:type="gramEnd"/>
            <w:r w:rsidRPr="008425B4">
              <w:rPr>
                <w:sz w:val="27"/>
                <w:szCs w:val="27"/>
              </w:rPr>
              <w:t xml:space="preserve"> and heart health. American Journal of Lifestyle Me</w:t>
            </w:r>
            <w:r w:rsidRPr="008425B4">
              <w:rPr>
                <w:sz w:val="27"/>
                <w:szCs w:val="27"/>
              </w:rPr>
              <w:t>dicine, vol. 11, no. 6, pp. 458-467, Nov/Dec 2017.</w:t>
            </w:r>
          </w:p>
          <w:p w14:paraId="59968422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52324B3B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A483BF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 xml:space="preserve">[2] 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5EEAC2" w14:textId="77777777" w:rsidR="000A2E2E" w:rsidRPr="008425B4" w:rsidRDefault="00E22632">
            <w:pPr>
              <w:rPr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Di Matteo M, Esposito E. </w:t>
            </w:r>
            <w:proofErr w:type="gramStart"/>
            <w:r w:rsidRPr="008425B4">
              <w:rPr>
                <w:sz w:val="27"/>
                <w:szCs w:val="27"/>
              </w:rPr>
              <w:t>Tomatoes</w:t>
            </w:r>
            <w:proofErr w:type="gramEnd"/>
            <w:r w:rsidRPr="008425B4">
              <w:rPr>
                <w:sz w:val="27"/>
                <w:szCs w:val="27"/>
              </w:rPr>
              <w:t xml:space="preserve"> and Immunity. International Journal of Molecular Sciences, vol. 18, no. 9, pp. 1906, Sep 2017.</w:t>
            </w:r>
          </w:p>
          <w:p w14:paraId="27611368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1829FF4B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7CF717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[3]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201355" w14:textId="77777777" w:rsidR="000A2E2E" w:rsidRPr="008425B4" w:rsidRDefault="00E22632">
            <w:pPr>
              <w:rPr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Stahl W, Heinrich U, Aust O, </w:t>
            </w:r>
            <w:proofErr w:type="spellStart"/>
            <w:r w:rsidRPr="008425B4">
              <w:rPr>
                <w:sz w:val="27"/>
                <w:szCs w:val="27"/>
              </w:rPr>
              <w:t>Tronnier</w:t>
            </w:r>
            <w:proofErr w:type="spellEnd"/>
            <w:r w:rsidRPr="008425B4">
              <w:rPr>
                <w:sz w:val="27"/>
                <w:szCs w:val="27"/>
              </w:rPr>
              <w:t xml:space="preserve"> H, Sies H. Tomatoes and Skin Health. Antioxidants, vol. 4, no. 1, pp. 135-150, Jan 2015.</w:t>
            </w:r>
          </w:p>
          <w:p w14:paraId="289285F6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484E380F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339A51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[4]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B3E680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proofErr w:type="spellStart"/>
            <w:r w:rsidRPr="008425B4">
              <w:rPr>
                <w:sz w:val="27"/>
                <w:szCs w:val="27"/>
              </w:rPr>
              <w:t>Palozza</w:t>
            </w:r>
            <w:proofErr w:type="spellEnd"/>
            <w:r w:rsidRPr="008425B4">
              <w:rPr>
                <w:sz w:val="27"/>
                <w:szCs w:val="27"/>
              </w:rPr>
              <w:t xml:space="preserve"> P, Simone R, Catalano A, Mele MC. Lycopene and Cancer. Frontiers in Pharmacology, vol. 9, pp. 1-11, Feb 2018</w:t>
            </w:r>
          </w:p>
          <w:p w14:paraId="5C9E8481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2A23ADA5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C96034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[5]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77C930A" w14:textId="77777777" w:rsidR="000A2E2E" w:rsidRPr="008425B4" w:rsidRDefault="00E22632">
            <w:pPr>
              <w:rPr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T. Miralles-Wilhelm, J. R. </w:t>
            </w:r>
            <w:proofErr w:type="spellStart"/>
            <w:r w:rsidRPr="008425B4">
              <w:rPr>
                <w:sz w:val="27"/>
                <w:szCs w:val="27"/>
              </w:rPr>
              <w:t>Garatuza-P</w:t>
            </w:r>
            <w:r w:rsidRPr="008425B4">
              <w:rPr>
                <w:sz w:val="27"/>
                <w:szCs w:val="27"/>
              </w:rPr>
              <w:t>ayan</w:t>
            </w:r>
            <w:proofErr w:type="spellEnd"/>
            <w:r w:rsidRPr="008425B4">
              <w:rPr>
                <w:sz w:val="27"/>
                <w:szCs w:val="27"/>
              </w:rPr>
              <w:t>, K. R. Thorp, M. R. Nayak, T. Hogue, and J. Chavez, "Optimizing irrigation scheduling for tomato production in semiarid regions using remote sensing and crop growth models," Agricultural Water Management, vol. 214, pp. 152-163, Feb. 2019. DOI: 10.1016</w:t>
            </w:r>
            <w:r w:rsidRPr="008425B4">
              <w:rPr>
                <w:sz w:val="27"/>
                <w:szCs w:val="27"/>
              </w:rPr>
              <w:t>/j.agwat.2018.10.019.</w:t>
            </w:r>
          </w:p>
          <w:p w14:paraId="0121D30F" w14:textId="77777777" w:rsidR="000A2E2E" w:rsidRPr="008425B4" w:rsidRDefault="000A2E2E">
            <w:pPr>
              <w:rPr>
                <w:sz w:val="27"/>
                <w:szCs w:val="27"/>
              </w:rPr>
            </w:pPr>
          </w:p>
          <w:p w14:paraId="09AA93A2" w14:textId="77777777" w:rsidR="000A2E2E" w:rsidRPr="008425B4" w:rsidRDefault="00E22632">
            <w:pPr>
              <w:rPr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J. Redmon, S. </w:t>
            </w:r>
            <w:proofErr w:type="spellStart"/>
            <w:r w:rsidRPr="008425B4">
              <w:rPr>
                <w:sz w:val="27"/>
                <w:szCs w:val="27"/>
              </w:rPr>
              <w:t>Divvala</w:t>
            </w:r>
            <w:proofErr w:type="spellEnd"/>
            <w:r w:rsidRPr="008425B4">
              <w:rPr>
                <w:sz w:val="27"/>
                <w:szCs w:val="27"/>
              </w:rPr>
              <w:t xml:space="preserve">, R. </w:t>
            </w:r>
            <w:proofErr w:type="spellStart"/>
            <w:r w:rsidRPr="008425B4">
              <w:rPr>
                <w:sz w:val="27"/>
                <w:szCs w:val="27"/>
              </w:rPr>
              <w:t>Girshick</w:t>
            </w:r>
            <w:proofErr w:type="spellEnd"/>
            <w:r w:rsidRPr="008425B4">
              <w:rPr>
                <w:sz w:val="27"/>
                <w:szCs w:val="27"/>
              </w:rPr>
              <w:t>, and A. Farhadi, "You Only Look Once: Unified, Real-Time Object Detection," in Proceedings of the IEEE Conference on Computer Vision and Pattern Recognition (CVPR), 2016, pp. 779-788</w:t>
            </w:r>
          </w:p>
          <w:p w14:paraId="6FEE75A2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6A422EDC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C95075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[6]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207738" w14:textId="77777777" w:rsidR="000A2E2E" w:rsidRPr="008425B4" w:rsidRDefault="00E22632">
            <w:pPr>
              <w:rPr>
                <w:color w:val="D1D5DB"/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F. F. de Sousa, M. L. S. Nascimento, R. B. L. Teixeira, and L. L. Marques, "Optimization of nitrogen fertilization for greenhouse tomato production using chlorophyll meter and soil analysis," Scientia </w:t>
            </w:r>
            <w:proofErr w:type="spellStart"/>
            <w:r w:rsidRPr="008425B4">
              <w:rPr>
                <w:sz w:val="27"/>
                <w:szCs w:val="27"/>
              </w:rPr>
              <w:t>Horticulturae</w:t>
            </w:r>
            <w:proofErr w:type="spellEnd"/>
            <w:r w:rsidRPr="008425B4">
              <w:rPr>
                <w:sz w:val="27"/>
                <w:szCs w:val="27"/>
              </w:rPr>
              <w:t>, vol. 267, 109313, Jan. 2020. DOI: 10.101</w:t>
            </w:r>
            <w:r w:rsidRPr="008425B4">
              <w:rPr>
                <w:sz w:val="27"/>
                <w:szCs w:val="27"/>
              </w:rPr>
              <w:t>6/j.scienta.2020.109313.</w:t>
            </w:r>
          </w:p>
          <w:p w14:paraId="038A433D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02E27CE2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0C9481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[7]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A9BF86" w14:textId="77777777" w:rsidR="000A2E2E" w:rsidRPr="008425B4" w:rsidRDefault="00E22632">
            <w:pPr>
              <w:rPr>
                <w:color w:val="D1D5DB"/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J. B. Almeida, V. M. Chagas, T. P. Aquino, L. A. Dos Santos, M. L. P. Nogueira, and A. L. A. Sousa, "Assessment of tomato seedling root system traits for early </w:t>
            </w:r>
            <w:proofErr w:type="spellStart"/>
            <w:r w:rsidRPr="008425B4">
              <w:rPr>
                <w:sz w:val="27"/>
                <w:szCs w:val="27"/>
              </w:rPr>
              <w:t>vigour</w:t>
            </w:r>
            <w:proofErr w:type="spellEnd"/>
            <w:r w:rsidRPr="008425B4">
              <w:rPr>
                <w:sz w:val="27"/>
                <w:szCs w:val="27"/>
              </w:rPr>
              <w:t xml:space="preserve"> and abiotic stress tolerance," Plant Physiology and Biochemistry, vol. 156, pp. 267-274, </w:t>
            </w:r>
            <w:r w:rsidRPr="008425B4">
              <w:rPr>
                <w:sz w:val="27"/>
                <w:szCs w:val="27"/>
              </w:rPr>
              <w:t>Jul. 2020. DOI: 10.1016/j.plaphy.2020.07.004.</w:t>
            </w:r>
          </w:p>
          <w:p w14:paraId="3C256D65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5937CAA0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DD9EA0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[8]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1B46A1" w14:textId="77777777" w:rsidR="000A2E2E" w:rsidRPr="008425B4" w:rsidRDefault="00E22632">
            <w:pPr>
              <w:rPr>
                <w:color w:val="D1D5DB"/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>Lê, T. T. H., &amp; Lee, S. G. (2019). Effect of a smart fertigation system on tomato yield and quality in greenhouse cultivation. IEEE Access, 7, 107949-107958.</w:t>
            </w:r>
          </w:p>
          <w:p w14:paraId="4B716B8D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643C77BF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654420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[9]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F35DF5" w14:textId="77777777" w:rsidR="000A2E2E" w:rsidRPr="008425B4" w:rsidRDefault="00E22632">
            <w:pPr>
              <w:rPr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>Wang, J., Chen, S., Huang, Y., Zhao, L.,</w:t>
            </w:r>
            <w:r w:rsidRPr="008425B4">
              <w:rPr>
                <w:sz w:val="27"/>
                <w:szCs w:val="27"/>
              </w:rPr>
              <w:t xml:space="preserve"> Peng, S., &amp; Liu, L. (2018). Application of machine learning for yield prediction and decision-making in tomato production. Computers and Electronics in Agriculture, 152, 268-276.</w:t>
            </w:r>
          </w:p>
          <w:p w14:paraId="0A687425" w14:textId="77777777" w:rsidR="000A2E2E" w:rsidRPr="008425B4" w:rsidRDefault="000A2E2E"/>
        </w:tc>
      </w:tr>
      <w:tr w:rsidR="000A2E2E" w:rsidRPr="008425B4" w14:paraId="4EFA5E01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CABF16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lastRenderedPageBreak/>
              <w:t>[10]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11B3FD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>C. M. Barton, S. C. Bost, and W. W. Wallender, "Weather and low light</w:t>
            </w:r>
            <w:r w:rsidRPr="008425B4">
              <w:rPr>
                <w:sz w:val="27"/>
                <w:szCs w:val="27"/>
              </w:rPr>
              <w:t xml:space="preserve"> limit small unmanned aerial vehicle aerial imaging for agricultural applications," Journal of Applied Remote Sensing, vol. 9, no. 1, p. 096016, 2015.</w:t>
            </w:r>
          </w:p>
          <w:p w14:paraId="1932DAA3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017610ED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F52E71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[11]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039C56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>G. v. Rossum, Interviewee, Programming at Python Speed. [Interview]. 27 1 2003</w:t>
            </w:r>
            <w:r w:rsidRPr="008425B4">
              <w:rPr>
                <w:color w:val="000000"/>
                <w:sz w:val="27"/>
                <w:szCs w:val="27"/>
              </w:rPr>
              <w:t>.</w:t>
            </w:r>
          </w:p>
          <w:p w14:paraId="57916FAC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20AC570B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973F5BE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[12]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A742DA" w14:textId="77777777" w:rsidR="000A2E2E" w:rsidRPr="008425B4" w:rsidRDefault="00E22632">
            <w:pPr>
              <w:rPr>
                <w:sz w:val="27"/>
                <w:szCs w:val="27"/>
              </w:rPr>
            </w:pPr>
            <w:r w:rsidRPr="000B0F45">
              <w:rPr>
                <w:sz w:val="27"/>
                <w:szCs w:val="27"/>
                <w:lang w:val="nb-NO"/>
              </w:rPr>
              <w:t xml:space="preserve">Krizhevsky, A., Sutskever, I., &amp; Hinton, G. E. (2012). </w:t>
            </w:r>
            <w:r w:rsidRPr="008425B4">
              <w:rPr>
                <w:sz w:val="27"/>
                <w:szCs w:val="27"/>
              </w:rPr>
              <w:t>ImageNet classification with deep convolutional neural networks. In Advances in neural information processing systems (pp. 1097-1105).</w:t>
            </w:r>
          </w:p>
          <w:p w14:paraId="0BBC9FD2" w14:textId="77777777" w:rsidR="000A2E2E" w:rsidRPr="008425B4" w:rsidRDefault="000A2E2E">
            <w:pPr>
              <w:rPr>
                <w:sz w:val="27"/>
                <w:szCs w:val="27"/>
              </w:rPr>
            </w:pPr>
          </w:p>
          <w:p w14:paraId="5E4BE566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0759EF98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94046F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[13]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7ADC15" w14:textId="77777777" w:rsidR="000A2E2E" w:rsidRPr="008425B4" w:rsidRDefault="00E22632">
            <w:pPr>
              <w:rPr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I. Goodfellow, Y. </w:t>
            </w:r>
            <w:proofErr w:type="spellStart"/>
            <w:r w:rsidRPr="008425B4">
              <w:rPr>
                <w:sz w:val="27"/>
                <w:szCs w:val="27"/>
              </w:rPr>
              <w:t>Bengio</w:t>
            </w:r>
            <w:proofErr w:type="spellEnd"/>
            <w:r w:rsidRPr="008425B4">
              <w:rPr>
                <w:sz w:val="27"/>
                <w:szCs w:val="27"/>
              </w:rPr>
              <w:t>, and A. Courville, "Deep learning</w:t>
            </w:r>
            <w:r w:rsidRPr="008425B4">
              <w:rPr>
                <w:sz w:val="27"/>
                <w:szCs w:val="27"/>
              </w:rPr>
              <w:t xml:space="preserve">," vol. 1. MIT Press, 2016, </w:t>
            </w:r>
            <w:proofErr w:type="spellStart"/>
            <w:r w:rsidRPr="008425B4">
              <w:rPr>
                <w:sz w:val="27"/>
                <w:szCs w:val="27"/>
              </w:rPr>
              <w:t>ch.</w:t>
            </w:r>
            <w:proofErr w:type="spellEnd"/>
            <w:r w:rsidRPr="008425B4">
              <w:rPr>
                <w:sz w:val="27"/>
                <w:szCs w:val="27"/>
              </w:rPr>
              <w:t xml:space="preserve"> 10.</w:t>
            </w:r>
          </w:p>
        </w:tc>
      </w:tr>
      <w:tr w:rsidR="000A2E2E" w:rsidRPr="000B0F45" w14:paraId="260918F7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94528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[14]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EEC614" w14:textId="77777777" w:rsidR="000A2E2E" w:rsidRPr="000B0F45" w:rsidRDefault="00E22632">
            <w:pPr>
              <w:rPr>
                <w:color w:val="000000"/>
                <w:sz w:val="27"/>
                <w:szCs w:val="27"/>
                <w:lang w:val="nb-NO"/>
              </w:rPr>
            </w:pPr>
            <w:proofErr w:type="spellStart"/>
            <w:r w:rsidRPr="008425B4">
              <w:rPr>
                <w:sz w:val="27"/>
                <w:szCs w:val="27"/>
              </w:rPr>
              <w:t>Arjovsky</w:t>
            </w:r>
            <w:proofErr w:type="spellEnd"/>
            <w:r w:rsidRPr="008425B4">
              <w:rPr>
                <w:sz w:val="27"/>
                <w:szCs w:val="27"/>
              </w:rPr>
              <w:t xml:space="preserve">, M., Chintala, S., &amp; </w:t>
            </w:r>
            <w:proofErr w:type="spellStart"/>
            <w:r w:rsidRPr="008425B4">
              <w:rPr>
                <w:sz w:val="27"/>
                <w:szCs w:val="27"/>
              </w:rPr>
              <w:t>Bottou</w:t>
            </w:r>
            <w:proofErr w:type="spellEnd"/>
            <w:r w:rsidRPr="008425B4">
              <w:rPr>
                <w:sz w:val="27"/>
                <w:szCs w:val="27"/>
              </w:rPr>
              <w:t xml:space="preserve">, L. (2017). </w:t>
            </w:r>
            <w:r w:rsidRPr="000B0F45">
              <w:rPr>
                <w:sz w:val="27"/>
                <w:szCs w:val="27"/>
                <w:lang w:val="nb-NO"/>
              </w:rPr>
              <w:t>Wasserstein GAN. arXiv preprint arXiv:1701.07875.</w:t>
            </w:r>
          </w:p>
          <w:p w14:paraId="2431D019" w14:textId="77777777" w:rsidR="000A2E2E" w:rsidRPr="000B0F45" w:rsidRDefault="000A2E2E">
            <w:pPr>
              <w:rPr>
                <w:color w:val="000000"/>
                <w:sz w:val="27"/>
                <w:szCs w:val="27"/>
                <w:lang w:val="nb-NO"/>
              </w:rPr>
            </w:pPr>
          </w:p>
        </w:tc>
      </w:tr>
      <w:tr w:rsidR="000A2E2E" w:rsidRPr="008425B4" w14:paraId="0CF279C7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0F72F4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[15]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B9CF75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Wei Liu, Dragomir Anguelov, Dumitru Erhan, Christian Szegedy, Scott Reed, Cheng-Yang Fu, Alexander C. Berg, </w:t>
            </w:r>
            <w:r w:rsidRPr="008425B4">
              <w:rPr>
                <w:sz w:val="27"/>
                <w:szCs w:val="27"/>
              </w:rPr>
              <w:t xml:space="preserve">2016. SSD: Single Shot </w:t>
            </w:r>
            <w:proofErr w:type="spellStart"/>
            <w:r w:rsidRPr="008425B4">
              <w:rPr>
                <w:sz w:val="27"/>
                <w:szCs w:val="27"/>
              </w:rPr>
              <w:t>MultiBox</w:t>
            </w:r>
            <w:proofErr w:type="spellEnd"/>
            <w:r w:rsidRPr="008425B4">
              <w:rPr>
                <w:sz w:val="27"/>
                <w:szCs w:val="27"/>
              </w:rPr>
              <w:t xml:space="preserve"> Detector.arXiv:1512.02325v5.</w:t>
            </w:r>
          </w:p>
          <w:p w14:paraId="4858AD05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1D156DE9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367C6B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[16]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4FE665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 xml:space="preserve"> Joseph Redmon, Santosh </w:t>
            </w:r>
            <w:proofErr w:type="spellStart"/>
            <w:r w:rsidRPr="008425B4">
              <w:rPr>
                <w:sz w:val="27"/>
                <w:szCs w:val="27"/>
              </w:rPr>
              <w:t>Divvala</w:t>
            </w:r>
            <w:proofErr w:type="spellEnd"/>
            <w:r w:rsidRPr="008425B4">
              <w:rPr>
                <w:sz w:val="27"/>
                <w:szCs w:val="27"/>
              </w:rPr>
              <w:t xml:space="preserve">, Ross </w:t>
            </w:r>
            <w:proofErr w:type="spellStart"/>
            <w:r w:rsidRPr="008425B4">
              <w:rPr>
                <w:sz w:val="27"/>
                <w:szCs w:val="27"/>
              </w:rPr>
              <w:t>Girshick</w:t>
            </w:r>
            <w:proofErr w:type="spellEnd"/>
            <w:r w:rsidRPr="008425B4">
              <w:rPr>
                <w:sz w:val="27"/>
                <w:szCs w:val="27"/>
              </w:rPr>
              <w:t>, Ali Farhadi, 2016. You Only Look Once: Unified, Real-Time Object Detection.arXiv:1506.02640v5 [cs.CV.</w:t>
            </w:r>
          </w:p>
          <w:p w14:paraId="1A467C26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</w:tr>
      <w:tr w:rsidR="000A2E2E" w:rsidRPr="008425B4" w14:paraId="6223E6DF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264EA5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[17]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A40954" w14:textId="77777777" w:rsidR="000A2E2E" w:rsidRPr="008425B4" w:rsidRDefault="00E22632">
            <w:r w:rsidRPr="008425B4">
              <w:t xml:space="preserve">R. C. Gonzalez and R. E. </w:t>
            </w:r>
            <w:r w:rsidRPr="008425B4">
              <w:t>Woods, Digital Image Processing, Second Edition. Pearson Education, Inc., Upper Saddle River, NJ, USA, 2002, pp. 01-02.</w:t>
            </w:r>
          </w:p>
          <w:p w14:paraId="520698E2" w14:textId="77777777" w:rsidR="000A2E2E" w:rsidRPr="008425B4" w:rsidRDefault="000A2E2E"/>
        </w:tc>
      </w:tr>
      <w:tr w:rsidR="000A2E2E" w:rsidRPr="008425B4" w14:paraId="21CF5DCE" w14:textId="77777777">
        <w:trPr>
          <w:trHeight w:val="43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65CF1E0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[18]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B7D154" w14:textId="77777777" w:rsidR="000A2E2E" w:rsidRPr="008425B4" w:rsidRDefault="00E22632">
            <w:r w:rsidRPr="008425B4">
              <w:t xml:space="preserve">E. Todt and B. A. </w:t>
            </w:r>
            <w:proofErr w:type="spellStart"/>
            <w:r w:rsidRPr="008425B4">
              <w:t>Krinski</w:t>
            </w:r>
            <w:proofErr w:type="spellEnd"/>
            <w:r w:rsidRPr="008425B4">
              <w:t xml:space="preserve">, "Convolutional Neural Network - CNN," VRI Group - Vision Robotic and Images, Federal </w:t>
            </w:r>
            <w:r w:rsidRPr="008425B4">
              <w:t>University of Parana, Nov. 30, 2019.</w:t>
            </w:r>
          </w:p>
          <w:p w14:paraId="54E64AC5" w14:textId="77777777" w:rsidR="000A2E2E" w:rsidRPr="008425B4" w:rsidRDefault="000A2E2E"/>
        </w:tc>
      </w:tr>
      <w:tr w:rsidR="000A2E2E" w:rsidRPr="008425B4" w14:paraId="0EF86588" w14:textId="77777777">
        <w:trPr>
          <w:trHeight w:val="31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4E7371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color w:val="000000"/>
                <w:sz w:val="27"/>
                <w:szCs w:val="27"/>
              </w:rPr>
              <w:t>[19]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AF7417" w14:textId="77777777" w:rsidR="000A2E2E" w:rsidRPr="008425B4" w:rsidRDefault="00E22632">
            <w:pP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IEEE. (2023). Computer Vision. [Online]. Available:</w:t>
            </w:r>
            <w:hyperlink r:id="rId55">
              <w:r w:rsidRPr="008425B4">
                <w:rPr>
                  <w:color w:val="1155CC"/>
                  <w:sz w:val="28"/>
                  <w:szCs w:val="28"/>
                  <w:u w:val="single"/>
                </w:rPr>
                <w:t xml:space="preserve"> https://www.ibm.com/topics/computer-vision</w:t>
              </w:r>
            </w:hyperlink>
            <w:r w:rsidRPr="008425B4">
              <w:rPr>
                <w:sz w:val="28"/>
                <w:szCs w:val="28"/>
              </w:rPr>
              <w:t>. [Accessed: 16-May-202</w:t>
            </w:r>
            <w:r w:rsidRPr="008425B4">
              <w:rPr>
                <w:sz w:val="28"/>
                <w:szCs w:val="28"/>
              </w:rPr>
              <w:t>3].</w:t>
            </w:r>
          </w:p>
          <w:p w14:paraId="15057F7C" w14:textId="77777777" w:rsidR="000A2E2E" w:rsidRPr="008425B4" w:rsidRDefault="000A2E2E">
            <w:pPr>
              <w:rPr>
                <w:sz w:val="28"/>
                <w:szCs w:val="28"/>
              </w:rPr>
            </w:pPr>
          </w:p>
        </w:tc>
      </w:tr>
      <w:tr w:rsidR="000A2E2E" w:rsidRPr="008425B4" w14:paraId="236CFF8C" w14:textId="77777777">
        <w:trPr>
          <w:trHeight w:val="31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5BCFB2" w14:textId="77777777" w:rsidR="000A2E2E" w:rsidRPr="008425B4" w:rsidRDefault="00E22632">
            <w:pPr>
              <w:rPr>
                <w:color w:val="000000"/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>[20]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3BCFD5" w14:textId="77777777" w:rsidR="000A2E2E" w:rsidRPr="008425B4" w:rsidRDefault="00E22632">
            <w:pPr>
              <w:rPr>
                <w:sz w:val="28"/>
                <w:szCs w:val="28"/>
              </w:rPr>
            </w:pPr>
            <w:proofErr w:type="spellStart"/>
            <w:r w:rsidRPr="008425B4">
              <w:rPr>
                <w:sz w:val="28"/>
                <w:szCs w:val="28"/>
              </w:rPr>
              <w:t>phần</w:t>
            </w:r>
            <w:proofErr w:type="spellEnd"/>
            <w:r w:rsidRPr="008425B4">
              <w:rPr>
                <w:sz w:val="28"/>
                <w:szCs w:val="28"/>
              </w:rPr>
              <w:t xml:space="preserve"> 3.7</w:t>
            </w:r>
          </w:p>
          <w:p w14:paraId="14A0F500" w14:textId="77777777" w:rsidR="000A2E2E" w:rsidRPr="008425B4" w:rsidRDefault="00E22632">
            <w:pP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“Tomato Plant Growth Timeline: From Seed to Harvest,” The Spruce. [Online]. Available: https://www.thespruce.com/tomato-plant-growth-timeline-7255375. [Accessed: 17-May-2023].</w:t>
            </w:r>
          </w:p>
          <w:p w14:paraId="7DE3B393" w14:textId="77777777" w:rsidR="000A2E2E" w:rsidRPr="008425B4" w:rsidRDefault="000A2E2E">
            <w:pPr>
              <w:rPr>
                <w:sz w:val="28"/>
                <w:szCs w:val="28"/>
              </w:rPr>
            </w:pPr>
          </w:p>
        </w:tc>
      </w:tr>
      <w:tr w:rsidR="000A2E2E" w:rsidRPr="008425B4" w14:paraId="4E1A77A7" w14:textId="77777777">
        <w:trPr>
          <w:trHeight w:val="31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945C20" w14:textId="77777777" w:rsidR="000A2E2E" w:rsidRPr="008425B4" w:rsidRDefault="00E22632">
            <w:pPr>
              <w:rPr>
                <w:sz w:val="27"/>
                <w:szCs w:val="27"/>
              </w:rPr>
            </w:pPr>
            <w:r w:rsidRPr="008425B4">
              <w:rPr>
                <w:sz w:val="27"/>
                <w:szCs w:val="27"/>
              </w:rPr>
              <w:t>[21]</w:t>
            </w: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9F0F4C" w14:textId="77777777" w:rsidR="000A2E2E" w:rsidRPr="008425B4" w:rsidRDefault="00E22632">
            <w:pPr>
              <w:rPr>
                <w:sz w:val="28"/>
                <w:szCs w:val="28"/>
              </w:rPr>
            </w:pPr>
            <w:r w:rsidRPr="008425B4">
              <w:rPr>
                <w:sz w:val="28"/>
                <w:szCs w:val="28"/>
              </w:rPr>
              <w:t>“</w:t>
            </w:r>
            <w:proofErr w:type="spellStart"/>
            <w:r w:rsidRPr="008425B4">
              <w:rPr>
                <w:sz w:val="28"/>
                <w:szCs w:val="28"/>
              </w:rPr>
              <w:t>Hội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nông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dân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tỉnh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Ninh</w:t>
            </w:r>
            <w:proofErr w:type="spellEnd"/>
            <w:r w:rsidRPr="008425B4">
              <w:rPr>
                <w:sz w:val="28"/>
                <w:szCs w:val="28"/>
              </w:rPr>
              <w:t xml:space="preserve"> Bình,” </w:t>
            </w:r>
            <w:proofErr w:type="spellStart"/>
            <w:r w:rsidRPr="008425B4">
              <w:rPr>
                <w:sz w:val="28"/>
                <w:szCs w:val="28"/>
              </w:rPr>
              <w:t>Kỹ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thuật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trồng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cây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cà</w:t>
            </w:r>
            <w:proofErr w:type="spellEnd"/>
            <w:r w:rsidRPr="008425B4">
              <w:rPr>
                <w:sz w:val="28"/>
                <w:szCs w:val="28"/>
              </w:rPr>
              <w:t xml:space="preserve"> </w:t>
            </w:r>
            <w:proofErr w:type="spellStart"/>
            <w:r w:rsidRPr="008425B4">
              <w:rPr>
                <w:sz w:val="28"/>
                <w:szCs w:val="28"/>
              </w:rPr>
              <w:t>chua</w:t>
            </w:r>
            <w:proofErr w:type="spellEnd"/>
            <w:r w:rsidRPr="008425B4">
              <w:rPr>
                <w:sz w:val="28"/>
                <w:szCs w:val="28"/>
              </w:rPr>
              <w:t>. [Online]. Available: https://bacsicayxanh.vn/cay-trong/ca-chua/ky-thuat/cach-thu-hoach/22. [Accessed: May 22, 2023].</w:t>
            </w:r>
          </w:p>
        </w:tc>
      </w:tr>
      <w:tr w:rsidR="000A2E2E" w:rsidRPr="008425B4" w14:paraId="4717D85D" w14:textId="77777777">
        <w:trPr>
          <w:trHeight w:val="312"/>
        </w:trPr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6D1F7A" w14:textId="77777777" w:rsidR="000A2E2E" w:rsidRPr="008425B4" w:rsidRDefault="000A2E2E">
            <w:pPr>
              <w:rPr>
                <w:color w:val="000000"/>
                <w:sz w:val="27"/>
                <w:szCs w:val="27"/>
              </w:rPr>
            </w:pPr>
          </w:p>
        </w:tc>
        <w:tc>
          <w:tcPr>
            <w:tcW w:w="87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D5D8082" w14:textId="77777777" w:rsidR="000A2E2E" w:rsidRPr="008425B4" w:rsidRDefault="000A2E2E">
            <w:pPr>
              <w:rPr>
                <w:sz w:val="28"/>
                <w:szCs w:val="28"/>
              </w:rPr>
            </w:pPr>
          </w:p>
        </w:tc>
      </w:tr>
    </w:tbl>
    <w:p w14:paraId="78D43927" w14:textId="77777777" w:rsidR="000A2E2E" w:rsidRPr="008425B4" w:rsidRDefault="00E22632">
      <w:pPr>
        <w:spacing w:line="312" w:lineRule="auto"/>
        <w:ind w:left="-810"/>
      </w:pPr>
      <w:r w:rsidRPr="008425B4">
        <w:rPr>
          <w:b/>
          <w:sz w:val="28"/>
          <w:szCs w:val="28"/>
        </w:rPr>
        <w:lastRenderedPageBreak/>
        <w:t xml:space="preserve"> </w:t>
      </w:r>
    </w:p>
    <w:p w14:paraId="00A1976A" w14:textId="77777777" w:rsidR="000A2E2E" w:rsidRPr="008425B4" w:rsidRDefault="000A2E2E">
      <w:pPr>
        <w:spacing w:line="312" w:lineRule="auto"/>
        <w:rPr>
          <w:b/>
          <w:sz w:val="28"/>
          <w:szCs w:val="28"/>
        </w:rPr>
      </w:pPr>
    </w:p>
    <w:p w14:paraId="523A75EE" w14:textId="77777777" w:rsidR="000A2E2E" w:rsidRPr="008425B4" w:rsidRDefault="000A2E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sz w:val="28"/>
          <w:szCs w:val="28"/>
        </w:rPr>
      </w:pPr>
    </w:p>
    <w:sectPr w:rsidR="000A2E2E" w:rsidRPr="008425B4">
      <w:footerReference w:type="default" r:id="rId56"/>
      <w:pgSz w:w="11907" w:h="16840"/>
      <w:pgMar w:top="902" w:right="902" w:bottom="899" w:left="1797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HUY TRAN" w:date="2023-05-28T16:37:00Z" w:initials="HT">
    <w:p w14:paraId="51C114BA" w14:textId="77777777" w:rsidR="00383B47" w:rsidRDefault="00383B47" w:rsidP="00BD3930">
      <w:pPr>
        <w:pStyle w:val="CommentText"/>
      </w:pPr>
      <w:r>
        <w:rPr>
          <w:rStyle w:val="CommentReference"/>
        </w:rPr>
        <w:annotationRef/>
      </w:r>
      <w:r>
        <w:t>Có từ viết tắt không em, nếu có nhớ đưa vô</w:t>
      </w:r>
    </w:p>
  </w:comment>
  <w:comment w:id="48" w:author="HUY TRAN" w:date="2023-05-28T16:40:00Z" w:initials="HT">
    <w:p w14:paraId="7BE0C5B0" w14:textId="77777777" w:rsidR="00D15C2A" w:rsidRDefault="00D15C2A" w:rsidP="00692568">
      <w:pPr>
        <w:pStyle w:val="CommentText"/>
      </w:pPr>
      <w:r>
        <w:rPr>
          <w:rStyle w:val="CommentReference"/>
        </w:rPr>
        <w:annotationRef/>
      </w:r>
      <w:r>
        <w:t>Không trích dẫn kiểu này, em nên tạo trích dẫn như một tài liệu bình thường</w:t>
      </w:r>
    </w:p>
  </w:comment>
  <w:comment w:id="51" w:author="HUY TRAN" w:date="2023-05-28T16:41:00Z" w:initials="HT">
    <w:p w14:paraId="032E7302" w14:textId="77777777" w:rsidR="00D15C2A" w:rsidRDefault="00D15C2A" w:rsidP="00AA5B79">
      <w:pPr>
        <w:pStyle w:val="CommentText"/>
      </w:pPr>
      <w:r>
        <w:rPr>
          <w:rStyle w:val="CommentReference"/>
        </w:rPr>
        <w:annotationRef/>
      </w:r>
      <w:r>
        <w:t>Tương tự</w:t>
      </w:r>
    </w:p>
  </w:comment>
  <w:comment w:id="63" w:author="HUY TRAN" w:date="2023-05-28T16:41:00Z" w:initials="HT">
    <w:p w14:paraId="2845CAA3" w14:textId="77777777" w:rsidR="007C4D71" w:rsidRDefault="007C4D71" w:rsidP="00F60993">
      <w:pPr>
        <w:pStyle w:val="CommentText"/>
      </w:pPr>
      <w:r>
        <w:rPr>
          <w:rStyle w:val="CommentReference"/>
        </w:rPr>
        <w:annotationRef/>
      </w:r>
      <w:r>
        <w:t>Đồng nhất định dạng đoạn văn, canh lề 2 bên cho toàn bộ bài báo cáo</w:t>
      </w:r>
    </w:p>
  </w:comment>
  <w:comment w:id="99" w:author="HUY TRAN" w:date="2023-05-28T16:44:00Z" w:initials="HT">
    <w:p w14:paraId="246EB58C" w14:textId="77777777" w:rsidR="000B0A56" w:rsidRDefault="000B0A56" w:rsidP="00687568">
      <w:pPr>
        <w:pStyle w:val="CommentText"/>
      </w:pPr>
      <w:r>
        <w:rPr>
          <w:rStyle w:val="CommentReference"/>
        </w:rPr>
        <w:annotationRef/>
      </w:r>
      <w:r>
        <w:t>Mỗi chương nên có phần kết luận chương và dẫn dắt nội dung của chương tiếp theo</w:t>
      </w:r>
    </w:p>
  </w:comment>
  <w:comment w:id="113" w:author="HUY TRAN" w:date="2023-05-28T16:45:00Z" w:initials="HT">
    <w:p w14:paraId="0104CD44" w14:textId="77777777" w:rsidR="00E22632" w:rsidRDefault="00E22632" w:rsidP="005E5F77">
      <w:pPr>
        <w:pStyle w:val="CommentText"/>
      </w:pPr>
      <w:r>
        <w:rPr>
          <w:rStyle w:val="CommentReference"/>
        </w:rPr>
        <w:annotationRef/>
      </w:r>
      <w:r>
        <w:t>Phần kết quả chưa nêu được các tính năng trong nhóm IoT như điều khiển tự động, bằng tay, chắm sóc, giám sát từ xa….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C114BA" w15:done="0"/>
  <w15:commentEx w15:paraId="7BE0C5B0" w15:done="0"/>
  <w15:commentEx w15:paraId="032E7302" w15:done="0"/>
  <w15:commentEx w15:paraId="2845CAA3" w15:done="0"/>
  <w15:commentEx w15:paraId="246EB58C" w15:done="0"/>
  <w15:commentEx w15:paraId="0104CD4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E01B7" w16cex:dateUtc="2023-05-28T09:37:00Z"/>
  <w16cex:commentExtensible w16cex:durableId="281E028D" w16cex:dateUtc="2023-05-28T09:40:00Z"/>
  <w16cex:commentExtensible w16cex:durableId="281E029C" w16cex:dateUtc="2023-05-28T09:41:00Z"/>
  <w16cex:commentExtensible w16cex:durableId="281E02CE" w16cex:dateUtc="2023-05-28T09:41:00Z"/>
  <w16cex:commentExtensible w16cex:durableId="281E0350" w16cex:dateUtc="2023-05-28T09:44:00Z"/>
  <w16cex:commentExtensible w16cex:durableId="281E03A3" w16cex:dateUtc="2023-05-28T09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C114BA" w16cid:durableId="281E01B7"/>
  <w16cid:commentId w16cid:paraId="7BE0C5B0" w16cid:durableId="281E028D"/>
  <w16cid:commentId w16cid:paraId="032E7302" w16cid:durableId="281E029C"/>
  <w16cid:commentId w16cid:paraId="2845CAA3" w16cid:durableId="281E02CE"/>
  <w16cid:commentId w16cid:paraId="246EB58C" w16cid:durableId="281E0350"/>
  <w16cid:commentId w16cid:paraId="0104CD44" w16cid:durableId="281E03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CFE9E3" w14:textId="77777777" w:rsidR="00C278A0" w:rsidRDefault="00C278A0">
      <w:r>
        <w:separator/>
      </w:r>
    </w:p>
  </w:endnote>
  <w:endnote w:type="continuationSeparator" w:id="0">
    <w:p w14:paraId="6FBA88F8" w14:textId="77777777" w:rsidR="00C278A0" w:rsidRDefault="00C27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D667" w14:textId="77777777" w:rsidR="000A2E2E" w:rsidRDefault="000A2E2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</w:p>
  <w:p w14:paraId="0C5D1173" w14:textId="77777777" w:rsidR="000A2E2E" w:rsidRDefault="000A2E2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  <w:p w14:paraId="69732F0F" w14:textId="77777777" w:rsidR="000A2E2E" w:rsidRDefault="00E2263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11811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A8B78" w14:textId="77777777" w:rsidR="000A2E2E" w:rsidRDefault="000A2E2E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FC763" w14:textId="77777777" w:rsidR="000A2E2E" w:rsidRDefault="00E22632">
    <w:pPr>
      <w:jc w:val="center"/>
    </w:pPr>
    <w:r>
      <w:fldChar w:fldCharType="begin"/>
    </w:r>
    <w:r>
      <w:instrText>PAGE</w:instrText>
    </w:r>
    <w:r>
      <w:fldChar w:fldCharType="separate"/>
    </w:r>
    <w:r w:rsidR="00F11811">
      <w:rPr>
        <w:noProof/>
      </w:rPr>
      <w:t>1</w:t>
    </w:r>
    <w:r>
      <w:fldChar w:fldCharType="end"/>
    </w:r>
  </w:p>
  <w:p w14:paraId="3A90EAFF" w14:textId="77777777" w:rsidR="000A2E2E" w:rsidRDefault="000A2E2E">
    <w:pPr>
      <w:spacing w:after="200" w:line="360" w:lineRule="auto"/>
      <w:jc w:val="both"/>
      <w:rPr>
        <w:sz w:val="28"/>
        <w:szCs w:val="28"/>
      </w:rPr>
    </w:pPr>
  </w:p>
  <w:p w14:paraId="6493FDCB" w14:textId="77777777" w:rsidR="000A2E2E" w:rsidRDefault="000A2E2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F64B0" w14:textId="77777777" w:rsidR="00C278A0" w:rsidRDefault="00C278A0">
      <w:r>
        <w:separator/>
      </w:r>
    </w:p>
  </w:footnote>
  <w:footnote w:type="continuationSeparator" w:id="0">
    <w:p w14:paraId="5B5AE646" w14:textId="77777777" w:rsidR="00C278A0" w:rsidRDefault="00C278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81564"/>
    <w:multiLevelType w:val="multilevel"/>
    <w:tmpl w:val="7F72DA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410424"/>
    <w:multiLevelType w:val="multilevel"/>
    <w:tmpl w:val="18364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80774F"/>
    <w:multiLevelType w:val="multilevel"/>
    <w:tmpl w:val="BBD4233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A8C426F"/>
    <w:multiLevelType w:val="multilevel"/>
    <w:tmpl w:val="B47A3F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ED5C52"/>
    <w:multiLevelType w:val="multilevel"/>
    <w:tmpl w:val="14766F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B36DC2"/>
    <w:multiLevelType w:val="hybridMultilevel"/>
    <w:tmpl w:val="0D00F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A0055"/>
    <w:multiLevelType w:val="multilevel"/>
    <w:tmpl w:val="CF9AD8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3E3E3B"/>
    <w:multiLevelType w:val="multilevel"/>
    <w:tmpl w:val="60E0F5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0093A95"/>
    <w:multiLevelType w:val="multilevel"/>
    <w:tmpl w:val="667E7B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A07D62"/>
    <w:multiLevelType w:val="multilevel"/>
    <w:tmpl w:val="EF2E55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29497A"/>
    <w:multiLevelType w:val="multilevel"/>
    <w:tmpl w:val="0AEEA2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A263A95"/>
    <w:multiLevelType w:val="multilevel"/>
    <w:tmpl w:val="661EEF46"/>
    <w:lvl w:ilvl="0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196FFB"/>
    <w:multiLevelType w:val="multilevel"/>
    <w:tmpl w:val="879AAD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CD3507C"/>
    <w:multiLevelType w:val="multilevel"/>
    <w:tmpl w:val="C33692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DD0429B"/>
    <w:multiLevelType w:val="multilevel"/>
    <w:tmpl w:val="CABE69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2855354"/>
    <w:multiLevelType w:val="multilevel"/>
    <w:tmpl w:val="2A9642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F572BF"/>
    <w:multiLevelType w:val="multilevel"/>
    <w:tmpl w:val="A68E22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C8462CC"/>
    <w:multiLevelType w:val="multilevel"/>
    <w:tmpl w:val="151E84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C9E3FE6"/>
    <w:multiLevelType w:val="multilevel"/>
    <w:tmpl w:val="504E40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9057A21"/>
    <w:multiLevelType w:val="multilevel"/>
    <w:tmpl w:val="0FE636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54C6799D"/>
    <w:multiLevelType w:val="multilevel"/>
    <w:tmpl w:val="7BDC249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515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2F0EAF"/>
    <w:multiLevelType w:val="multilevel"/>
    <w:tmpl w:val="FFAC2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AC3270C"/>
    <w:multiLevelType w:val="multilevel"/>
    <w:tmpl w:val="758CDC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ABD1808"/>
    <w:multiLevelType w:val="multilevel"/>
    <w:tmpl w:val="4D3C5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8E5DE7"/>
    <w:multiLevelType w:val="multilevel"/>
    <w:tmpl w:val="5BC034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CE674BB"/>
    <w:multiLevelType w:val="multilevel"/>
    <w:tmpl w:val="EECC9E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0F66C47"/>
    <w:multiLevelType w:val="multilevel"/>
    <w:tmpl w:val="78C0D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0FA7CAC"/>
    <w:multiLevelType w:val="hybridMultilevel"/>
    <w:tmpl w:val="56FA0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A42462"/>
    <w:multiLevelType w:val="hybridMultilevel"/>
    <w:tmpl w:val="EFAE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791387">
    <w:abstractNumId w:val="12"/>
  </w:num>
  <w:num w:numId="2" w16cid:durableId="1266037119">
    <w:abstractNumId w:val="11"/>
  </w:num>
  <w:num w:numId="3" w16cid:durableId="194540877">
    <w:abstractNumId w:val="2"/>
  </w:num>
  <w:num w:numId="4" w16cid:durableId="873885436">
    <w:abstractNumId w:val="9"/>
  </w:num>
  <w:num w:numId="5" w16cid:durableId="1873611810">
    <w:abstractNumId w:val="13"/>
  </w:num>
  <w:num w:numId="6" w16cid:durableId="726034418">
    <w:abstractNumId w:val="21"/>
  </w:num>
  <w:num w:numId="7" w16cid:durableId="1491871682">
    <w:abstractNumId w:val="25"/>
  </w:num>
  <w:num w:numId="8" w16cid:durableId="1522816033">
    <w:abstractNumId w:val="0"/>
  </w:num>
  <w:num w:numId="9" w16cid:durableId="1748920687">
    <w:abstractNumId w:val="14"/>
  </w:num>
  <w:num w:numId="10" w16cid:durableId="700595848">
    <w:abstractNumId w:val="4"/>
  </w:num>
  <w:num w:numId="11" w16cid:durableId="1182085241">
    <w:abstractNumId w:val="7"/>
  </w:num>
  <w:num w:numId="12" w16cid:durableId="1045249966">
    <w:abstractNumId w:val="16"/>
  </w:num>
  <w:num w:numId="13" w16cid:durableId="1719669981">
    <w:abstractNumId w:val="17"/>
  </w:num>
  <w:num w:numId="14" w16cid:durableId="1401831003">
    <w:abstractNumId w:val="20"/>
  </w:num>
  <w:num w:numId="15" w16cid:durableId="505677977">
    <w:abstractNumId w:val="22"/>
  </w:num>
  <w:num w:numId="16" w16cid:durableId="1088577206">
    <w:abstractNumId w:val="1"/>
  </w:num>
  <w:num w:numId="17" w16cid:durableId="103353488">
    <w:abstractNumId w:val="6"/>
  </w:num>
  <w:num w:numId="18" w16cid:durableId="353925806">
    <w:abstractNumId w:val="10"/>
  </w:num>
  <w:num w:numId="19" w16cid:durableId="441413288">
    <w:abstractNumId w:val="18"/>
  </w:num>
  <w:num w:numId="20" w16cid:durableId="323241008">
    <w:abstractNumId w:val="26"/>
  </w:num>
  <w:num w:numId="21" w16cid:durableId="1890147049">
    <w:abstractNumId w:val="3"/>
  </w:num>
  <w:num w:numId="22" w16cid:durableId="1314868055">
    <w:abstractNumId w:val="15"/>
  </w:num>
  <w:num w:numId="23" w16cid:durableId="1808358293">
    <w:abstractNumId w:val="8"/>
  </w:num>
  <w:num w:numId="24" w16cid:durableId="1034960408">
    <w:abstractNumId w:val="24"/>
  </w:num>
  <w:num w:numId="25" w16cid:durableId="264001322">
    <w:abstractNumId w:val="23"/>
  </w:num>
  <w:num w:numId="26" w16cid:durableId="337386977">
    <w:abstractNumId w:val="19"/>
  </w:num>
  <w:num w:numId="27" w16cid:durableId="1624651312">
    <w:abstractNumId w:val="5"/>
  </w:num>
  <w:num w:numId="28" w16cid:durableId="1112088540">
    <w:abstractNumId w:val="28"/>
  </w:num>
  <w:num w:numId="29" w16cid:durableId="1274434544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Y TRAN">
    <w15:presenceInfo w15:providerId="Windows Live" w15:userId="24d6083a012a0da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E2E"/>
    <w:rsid w:val="000A2E2E"/>
    <w:rsid w:val="000B0A56"/>
    <w:rsid w:val="000B0F45"/>
    <w:rsid w:val="00283E80"/>
    <w:rsid w:val="00383B47"/>
    <w:rsid w:val="004718CB"/>
    <w:rsid w:val="007C4D71"/>
    <w:rsid w:val="008425B4"/>
    <w:rsid w:val="009B6C7C"/>
    <w:rsid w:val="00C140E4"/>
    <w:rsid w:val="00C278A0"/>
    <w:rsid w:val="00C36E5B"/>
    <w:rsid w:val="00D15C2A"/>
    <w:rsid w:val="00E22632"/>
    <w:rsid w:val="00F04180"/>
    <w:rsid w:val="00F11811"/>
    <w:rsid w:val="00F61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4AC19"/>
  <w15:docId w15:val="{F931A345-F3F0-45B6-A0BF-E7B282AE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360" w:after="80" w:line="312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312" w:lineRule="auto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line="312" w:lineRule="auto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jc w:val="center"/>
      <w:outlineLvl w:val="5"/>
    </w:pPr>
    <w:rPr>
      <w:rFonts w:ascii="Lucida Sans" w:eastAsia="Lucida Sans" w:hAnsi="Lucida Sans" w:cs="Lucida Sans"/>
      <w:smallCaps/>
      <w:color w:val="000000"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718CB"/>
    <w:pPr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718C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4718C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718C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718CB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4718CB"/>
    <w:pPr>
      <w:spacing w:after="100"/>
      <w:ind w:left="720"/>
    </w:pPr>
  </w:style>
  <w:style w:type="paragraph" w:styleId="ListParagraph">
    <w:name w:val="List Paragraph"/>
    <w:basedOn w:val="Normal"/>
    <w:uiPriority w:val="34"/>
    <w:qFormat/>
    <w:rsid w:val="004718C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425B4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425B4"/>
  </w:style>
  <w:style w:type="character" w:styleId="CommentReference">
    <w:name w:val="annotation reference"/>
    <w:basedOn w:val="DefaultParagraphFont"/>
    <w:uiPriority w:val="99"/>
    <w:semiHidden/>
    <w:unhideWhenUsed/>
    <w:rsid w:val="008425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425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425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25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25B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B6C7C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0B0F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hyperlink" Target="https://becominghuman.ai/building-a-convolutional-neural-network-cnn-model-for-image-classification-116f77a7a236" TargetMode="External"/><Relationship Id="rId26" Type="http://schemas.openxmlformats.org/officeDocument/2006/relationships/hyperlink" Target="https://docs.ultralytics.com/tasks/pose/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www.ibm.com/topics/computer-vision" TargetMode="Externa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2.png"/><Relationship Id="rId25" Type="http://schemas.openxmlformats.org/officeDocument/2006/relationships/hyperlink" Target="https://docs.ultralytics.com/tasks/segment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hyperlink" Target="https://ultralytics.com/?ref=blog.roboflow.com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yperlink" Target="https://docs.ultralytics.com/tasks/detect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hyperlink" Target="https://www.ibm.com/cloud/watson-studio/deep-learning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docs.ultralytics.com/tasks/classify/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6.png"/><Relationship Id="rId27" Type="http://schemas.openxmlformats.org/officeDocument/2006/relationships/hyperlink" Target="https://docs.ultralytics.com/modes/track/" TargetMode="External"/><Relationship Id="rId30" Type="http://schemas.openxmlformats.org/officeDocument/2006/relationships/hyperlink" Target="https://blog.roboflow.com/guide-to-yolo-models/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28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tFx/QUB61B4uDkuPhuMlWk1VFg==">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</go:docsCustomData>
</go:gDocsCustomXmlDataStorage>
</file>

<file path=customXml/itemProps1.xml><?xml version="1.0" encoding="utf-8"?>
<ds:datastoreItem xmlns:ds="http://schemas.openxmlformats.org/officeDocument/2006/customXml" ds:itemID="{61A0746F-9CEB-4EE1-8205-490C2A0507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66</Pages>
  <Words>10568</Words>
  <Characters>60242</Characters>
  <Application>Microsoft Office Word</Application>
  <DocSecurity>0</DocSecurity>
  <Lines>502</Lines>
  <Paragraphs>141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 TRAN</cp:lastModifiedBy>
  <cp:revision>11</cp:revision>
  <dcterms:created xsi:type="dcterms:W3CDTF">2023-04-13T07:14:00Z</dcterms:created>
  <dcterms:modified xsi:type="dcterms:W3CDTF">2023-05-28T09:45:00Z</dcterms:modified>
</cp:coreProperties>
</file>